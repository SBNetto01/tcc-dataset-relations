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72359" w14:textId="77777777" w:rsidR="00616636" w:rsidRDefault="00616636">
      <w:pPr>
        <w:pStyle w:val="Ttulo2"/>
        <w:tabs>
          <w:tab w:val="left" w:pos="1013"/>
        </w:tabs>
        <w:spacing w:before="62"/>
        <w:sectPr w:rsidR="00616636">
          <w:footerReference w:type="default" r:id="rId8"/>
          <w:pgSz w:w="11910" w:h="16840"/>
          <w:pgMar w:top="1880" w:right="1680" w:bottom="1200" w:left="1680" w:header="0" w:footer="1006" w:gutter="0"/>
          <w:cols w:space="720"/>
        </w:sectPr>
      </w:pPr>
      <w:bookmarkStart w:id="0" w:name="_bookmark30"/>
      <w:bookmarkEnd w:id="0"/>
    </w:p>
    <w:p w14:paraId="0823CD8D" w14:textId="77777777" w:rsidR="00616636" w:rsidRDefault="00331C9E">
      <w:pPr>
        <w:spacing w:before="60"/>
        <w:ind w:right="394"/>
        <w:jc w:val="center"/>
        <w:rPr>
          <w:b/>
          <w:sz w:val="32"/>
        </w:rPr>
      </w:pPr>
      <w:r>
        <w:rPr>
          <w:b/>
          <w:smallCaps/>
          <w:sz w:val="32"/>
        </w:rPr>
        <w:lastRenderedPageBreak/>
        <w:t>Pontifícia</w:t>
      </w:r>
      <w:r>
        <w:rPr>
          <w:b/>
          <w:smallCaps/>
          <w:spacing w:val="-11"/>
          <w:sz w:val="32"/>
        </w:rPr>
        <w:t xml:space="preserve"> </w:t>
      </w:r>
      <w:r>
        <w:rPr>
          <w:b/>
          <w:smallCaps/>
          <w:sz w:val="32"/>
        </w:rPr>
        <w:t>Universidade</w:t>
      </w:r>
      <w:r>
        <w:rPr>
          <w:b/>
          <w:smallCaps/>
          <w:spacing w:val="-10"/>
          <w:sz w:val="32"/>
        </w:rPr>
        <w:t xml:space="preserve"> </w:t>
      </w:r>
      <w:r>
        <w:rPr>
          <w:b/>
          <w:smallCaps/>
          <w:sz w:val="32"/>
        </w:rPr>
        <w:t>católica</w:t>
      </w:r>
      <w:r>
        <w:rPr>
          <w:b/>
          <w:smallCaps/>
          <w:spacing w:val="-12"/>
          <w:sz w:val="32"/>
        </w:rPr>
        <w:t xml:space="preserve"> </w:t>
      </w:r>
      <w:r>
        <w:rPr>
          <w:b/>
          <w:smallCaps/>
          <w:sz w:val="32"/>
        </w:rPr>
        <w:t>do</w:t>
      </w:r>
      <w:r>
        <w:rPr>
          <w:b/>
          <w:smallCaps/>
          <w:spacing w:val="-9"/>
          <w:sz w:val="32"/>
        </w:rPr>
        <w:t xml:space="preserve"> </w:t>
      </w:r>
      <w:r>
        <w:rPr>
          <w:b/>
          <w:smallCaps/>
          <w:sz w:val="32"/>
        </w:rPr>
        <w:t>rio</w:t>
      </w:r>
      <w:r>
        <w:rPr>
          <w:b/>
          <w:smallCaps/>
          <w:spacing w:val="-10"/>
          <w:sz w:val="32"/>
        </w:rPr>
        <w:t xml:space="preserve"> </w:t>
      </w:r>
      <w:r>
        <w:rPr>
          <w:b/>
          <w:smallCaps/>
          <w:sz w:val="32"/>
        </w:rPr>
        <w:t>de</w:t>
      </w:r>
      <w:r>
        <w:rPr>
          <w:b/>
          <w:smallCaps/>
          <w:spacing w:val="-8"/>
          <w:sz w:val="32"/>
        </w:rPr>
        <w:t xml:space="preserve"> </w:t>
      </w:r>
      <w:r>
        <w:rPr>
          <w:b/>
          <w:smallCaps/>
          <w:spacing w:val="-2"/>
          <w:sz w:val="32"/>
        </w:rPr>
        <w:t>janeiro</w:t>
      </w:r>
    </w:p>
    <w:p w14:paraId="609140E2" w14:textId="77777777" w:rsidR="00616636" w:rsidRDefault="00616636">
      <w:pPr>
        <w:pStyle w:val="Corpodetexto"/>
        <w:rPr>
          <w:b/>
          <w:sz w:val="26"/>
        </w:rPr>
      </w:pPr>
    </w:p>
    <w:p w14:paraId="3F7313D0" w14:textId="77777777" w:rsidR="00616636" w:rsidRDefault="00616636">
      <w:pPr>
        <w:pStyle w:val="Corpodetexto"/>
        <w:rPr>
          <w:b/>
          <w:sz w:val="26"/>
        </w:rPr>
      </w:pPr>
    </w:p>
    <w:p w14:paraId="3CCBFA1D" w14:textId="77777777" w:rsidR="00616636" w:rsidRDefault="00616636">
      <w:pPr>
        <w:pStyle w:val="Corpodetexto"/>
        <w:rPr>
          <w:b/>
          <w:sz w:val="26"/>
        </w:rPr>
      </w:pPr>
    </w:p>
    <w:p w14:paraId="7847056C" w14:textId="77777777" w:rsidR="00616636" w:rsidRDefault="00616636">
      <w:pPr>
        <w:pStyle w:val="Corpodetexto"/>
        <w:rPr>
          <w:b/>
          <w:sz w:val="26"/>
        </w:rPr>
      </w:pPr>
    </w:p>
    <w:p w14:paraId="57A7E6BC" w14:textId="77777777" w:rsidR="00616636" w:rsidRDefault="00616636">
      <w:pPr>
        <w:pStyle w:val="Corpodetexto"/>
        <w:rPr>
          <w:b/>
          <w:sz w:val="26"/>
        </w:rPr>
      </w:pPr>
    </w:p>
    <w:p w14:paraId="5F4BA6B7" w14:textId="77777777" w:rsidR="00616636" w:rsidRDefault="00616636">
      <w:pPr>
        <w:pStyle w:val="Corpodetexto"/>
        <w:spacing w:before="191"/>
        <w:rPr>
          <w:b/>
          <w:sz w:val="26"/>
        </w:rPr>
      </w:pPr>
    </w:p>
    <w:p w14:paraId="7447B450" w14:textId="77777777" w:rsidR="00616636" w:rsidRDefault="00331C9E">
      <w:pPr>
        <w:pStyle w:val="Ttulo1"/>
        <w:wordWrap w:val="0"/>
        <w:ind w:right="388"/>
        <w:rPr>
          <w:lang w:val="pt-BR"/>
        </w:rPr>
      </w:pPr>
      <w:r>
        <w:rPr>
          <w:lang w:val="pt-BR"/>
        </w:rPr>
        <w:t xml:space="preserve">Identificação de </w:t>
      </w:r>
      <w:proofErr w:type="spellStart"/>
      <w:r>
        <w:rPr>
          <w:lang w:val="pt-BR"/>
        </w:rPr>
        <w:t>datasets</w:t>
      </w:r>
      <w:proofErr w:type="spellEnd"/>
      <w:r>
        <w:rPr>
          <w:lang w:val="pt-BR"/>
        </w:rPr>
        <w:t xml:space="preserve"> relacionados, em</w:t>
      </w:r>
    </w:p>
    <w:p w14:paraId="7DDD483C" w14:textId="77777777" w:rsidR="00616636" w:rsidRDefault="00331C9E">
      <w:pPr>
        <w:pStyle w:val="Ttulo1"/>
        <w:wordWrap w:val="0"/>
        <w:ind w:right="388"/>
        <w:rPr>
          <w:lang w:val="pt-BR"/>
        </w:rPr>
      </w:pPr>
      <w:r>
        <w:rPr>
          <w:lang w:val="pt-BR"/>
        </w:rPr>
        <w:t>contexto com metadados ausentes ou parciais</w:t>
      </w:r>
    </w:p>
    <w:p w14:paraId="2D292AA5" w14:textId="77777777" w:rsidR="00616636" w:rsidRDefault="00616636">
      <w:pPr>
        <w:pStyle w:val="Corpodetexto"/>
        <w:rPr>
          <w:sz w:val="36"/>
        </w:rPr>
      </w:pPr>
    </w:p>
    <w:p w14:paraId="1F55D7BB" w14:textId="77777777" w:rsidR="00616636" w:rsidRDefault="00616636">
      <w:pPr>
        <w:pStyle w:val="Corpodetexto"/>
        <w:rPr>
          <w:sz w:val="36"/>
        </w:rPr>
      </w:pPr>
    </w:p>
    <w:p w14:paraId="3B41E7F7" w14:textId="77777777" w:rsidR="00616636" w:rsidRDefault="00616636">
      <w:pPr>
        <w:pStyle w:val="Corpodetexto"/>
        <w:rPr>
          <w:sz w:val="36"/>
        </w:rPr>
      </w:pPr>
    </w:p>
    <w:p w14:paraId="6A6CD00F" w14:textId="77777777" w:rsidR="00616636" w:rsidRDefault="00616636">
      <w:pPr>
        <w:pStyle w:val="Corpodetexto"/>
        <w:spacing w:before="228"/>
        <w:rPr>
          <w:sz w:val="36"/>
        </w:rPr>
      </w:pPr>
    </w:p>
    <w:p w14:paraId="6B76CDC7" w14:textId="77777777" w:rsidR="00616636" w:rsidRDefault="00331C9E">
      <w:pPr>
        <w:pStyle w:val="Ttulo1"/>
        <w:wordWrap w:val="0"/>
        <w:spacing w:before="1"/>
        <w:ind w:right="389"/>
        <w:rPr>
          <w:lang w:val="pt-BR"/>
        </w:rPr>
      </w:pPr>
      <w:r>
        <w:rPr>
          <w:lang w:val="pt-BR"/>
        </w:rPr>
        <w:t>Sérgio Bernardelli Netto</w:t>
      </w:r>
    </w:p>
    <w:p w14:paraId="47C12E93" w14:textId="77777777" w:rsidR="00616636" w:rsidRDefault="00616636">
      <w:pPr>
        <w:pStyle w:val="Corpodetexto"/>
        <w:rPr>
          <w:b/>
          <w:sz w:val="36"/>
        </w:rPr>
      </w:pPr>
    </w:p>
    <w:p w14:paraId="59248ACD" w14:textId="77777777" w:rsidR="00616636" w:rsidRDefault="00616636">
      <w:pPr>
        <w:pStyle w:val="Corpodetexto"/>
        <w:rPr>
          <w:b/>
          <w:sz w:val="36"/>
        </w:rPr>
      </w:pPr>
    </w:p>
    <w:p w14:paraId="69EDCCA9" w14:textId="77777777" w:rsidR="00616636" w:rsidRDefault="00616636">
      <w:pPr>
        <w:pStyle w:val="Corpodetexto"/>
        <w:spacing w:before="243"/>
        <w:rPr>
          <w:b/>
          <w:sz w:val="36"/>
        </w:rPr>
      </w:pPr>
    </w:p>
    <w:p w14:paraId="62D168B4" w14:textId="77777777" w:rsidR="00616636" w:rsidRDefault="00331C9E">
      <w:pPr>
        <w:pStyle w:val="Ttulo2"/>
        <w:spacing w:before="1"/>
        <w:ind w:right="391"/>
        <w:jc w:val="right"/>
      </w:pPr>
      <w:r>
        <w:rPr>
          <w:smallCaps/>
        </w:rPr>
        <w:t>Projeto</w:t>
      </w:r>
      <w:r>
        <w:rPr>
          <w:smallCaps/>
          <w:spacing w:val="-7"/>
        </w:rPr>
        <w:t xml:space="preserve"> </w:t>
      </w:r>
      <w:r>
        <w:rPr>
          <w:smallCaps/>
        </w:rPr>
        <w:t>Final</w:t>
      </w:r>
      <w:r>
        <w:rPr>
          <w:smallCaps/>
          <w:spacing w:val="-7"/>
        </w:rPr>
        <w:t xml:space="preserve"> </w:t>
      </w:r>
      <w:r>
        <w:rPr>
          <w:smallCaps/>
        </w:rPr>
        <w:t>de</w:t>
      </w:r>
      <w:r>
        <w:rPr>
          <w:smallCaps/>
          <w:spacing w:val="-8"/>
        </w:rPr>
        <w:t xml:space="preserve"> </w:t>
      </w:r>
      <w:r>
        <w:rPr>
          <w:smallCaps/>
          <w:spacing w:val="-2"/>
        </w:rPr>
        <w:t>Graduação</w:t>
      </w:r>
    </w:p>
    <w:p w14:paraId="16AA9E28" w14:textId="77777777" w:rsidR="00616636" w:rsidRDefault="00616636">
      <w:pPr>
        <w:pStyle w:val="Corpodetexto"/>
        <w:rPr>
          <w:b/>
          <w:sz w:val="26"/>
        </w:rPr>
      </w:pPr>
    </w:p>
    <w:p w14:paraId="2A821310" w14:textId="77777777" w:rsidR="00616636" w:rsidRDefault="00616636">
      <w:pPr>
        <w:pStyle w:val="Corpodetexto"/>
        <w:rPr>
          <w:b/>
          <w:sz w:val="26"/>
        </w:rPr>
      </w:pPr>
    </w:p>
    <w:p w14:paraId="5B221EEF" w14:textId="77777777" w:rsidR="00616636" w:rsidRDefault="00616636">
      <w:pPr>
        <w:pStyle w:val="Corpodetexto"/>
        <w:rPr>
          <w:b/>
          <w:sz w:val="26"/>
        </w:rPr>
      </w:pPr>
    </w:p>
    <w:p w14:paraId="470993A9" w14:textId="77777777" w:rsidR="00616636" w:rsidRDefault="00616636">
      <w:pPr>
        <w:pStyle w:val="Corpodetexto"/>
        <w:rPr>
          <w:b/>
          <w:sz w:val="26"/>
        </w:rPr>
      </w:pPr>
    </w:p>
    <w:p w14:paraId="55729641" w14:textId="77777777" w:rsidR="00616636" w:rsidRDefault="00616636">
      <w:pPr>
        <w:pStyle w:val="Corpodetexto"/>
        <w:rPr>
          <w:b/>
          <w:sz w:val="26"/>
        </w:rPr>
      </w:pPr>
    </w:p>
    <w:p w14:paraId="27FB2FFB" w14:textId="77777777" w:rsidR="00616636" w:rsidRDefault="00616636">
      <w:pPr>
        <w:pStyle w:val="Corpodetexto"/>
        <w:spacing w:before="188"/>
        <w:rPr>
          <w:b/>
          <w:sz w:val="26"/>
        </w:rPr>
      </w:pPr>
    </w:p>
    <w:p w14:paraId="6A6C6707" w14:textId="77777777" w:rsidR="00616636" w:rsidRDefault="00331C9E">
      <w:pPr>
        <w:spacing w:line="400" w:lineRule="auto"/>
        <w:ind w:left="3574" w:hanging="336"/>
        <w:rPr>
          <w:b/>
          <w:sz w:val="32"/>
        </w:rPr>
      </w:pPr>
      <w:r>
        <w:rPr>
          <w:b/>
          <w:smallCaps/>
          <w:sz w:val="32"/>
        </w:rPr>
        <w:t>Centro</w:t>
      </w:r>
      <w:r>
        <w:rPr>
          <w:b/>
          <w:smallCaps/>
          <w:spacing w:val="-8"/>
          <w:sz w:val="32"/>
        </w:rPr>
        <w:t xml:space="preserve"> </w:t>
      </w:r>
      <w:r>
        <w:rPr>
          <w:b/>
          <w:smallCaps/>
          <w:sz w:val="32"/>
        </w:rPr>
        <w:t>Técnico</w:t>
      </w:r>
      <w:r>
        <w:rPr>
          <w:b/>
          <w:smallCaps/>
          <w:spacing w:val="-4"/>
          <w:sz w:val="32"/>
        </w:rPr>
        <w:t xml:space="preserve"> </w:t>
      </w:r>
      <w:r>
        <w:rPr>
          <w:b/>
          <w:smallCaps/>
          <w:sz w:val="32"/>
        </w:rPr>
        <w:t>Científico</w:t>
      </w:r>
      <w:r>
        <w:rPr>
          <w:b/>
          <w:smallCaps/>
          <w:spacing w:val="-4"/>
          <w:sz w:val="32"/>
        </w:rPr>
        <w:t xml:space="preserve"> </w:t>
      </w:r>
      <w:r>
        <w:rPr>
          <w:b/>
          <w:smallCaps/>
          <w:sz w:val="32"/>
        </w:rPr>
        <w:t>-</w:t>
      </w:r>
      <w:r>
        <w:rPr>
          <w:b/>
          <w:smallCaps/>
          <w:spacing w:val="-19"/>
          <w:sz w:val="32"/>
        </w:rPr>
        <w:t xml:space="preserve"> </w:t>
      </w:r>
      <w:r>
        <w:rPr>
          <w:b/>
          <w:smallCaps/>
          <w:sz w:val="32"/>
        </w:rPr>
        <w:t>CTC Departamento</w:t>
      </w:r>
      <w:r>
        <w:rPr>
          <w:b/>
          <w:smallCaps/>
          <w:spacing w:val="-14"/>
          <w:sz w:val="32"/>
        </w:rPr>
        <w:t xml:space="preserve"> </w:t>
      </w:r>
      <w:r>
        <w:rPr>
          <w:b/>
          <w:smallCaps/>
          <w:sz w:val="32"/>
        </w:rPr>
        <w:t>de</w:t>
      </w:r>
      <w:r>
        <w:rPr>
          <w:b/>
          <w:smallCaps/>
          <w:spacing w:val="-11"/>
          <w:sz w:val="32"/>
        </w:rPr>
        <w:t xml:space="preserve"> </w:t>
      </w:r>
      <w:r>
        <w:rPr>
          <w:b/>
          <w:smallCaps/>
          <w:spacing w:val="-2"/>
          <w:sz w:val="32"/>
        </w:rPr>
        <w:t>Informática</w:t>
      </w:r>
    </w:p>
    <w:p w14:paraId="5BB9763F" w14:textId="77777777" w:rsidR="00616636" w:rsidRDefault="00331C9E">
      <w:pPr>
        <w:pStyle w:val="Ttulo3"/>
        <w:ind w:firstLineChars="350" w:firstLine="1120"/>
        <w:jc w:val="left"/>
      </w:pPr>
      <w:r>
        <w:t>Curso</w:t>
      </w:r>
      <w:r>
        <w:rPr>
          <w:spacing w:val="-12"/>
        </w:rPr>
        <w:t xml:space="preserve"> </w:t>
      </w:r>
      <w:r>
        <w:t>de</w:t>
      </w:r>
      <w:r>
        <w:rPr>
          <w:spacing w:val="-10"/>
        </w:rPr>
        <w:t xml:space="preserve"> </w:t>
      </w:r>
      <w:r>
        <w:t>Graduação</w:t>
      </w:r>
      <w:r>
        <w:rPr>
          <w:spacing w:val="-12"/>
        </w:rPr>
        <w:t xml:space="preserve"> </w:t>
      </w:r>
      <w:r>
        <w:t>em</w:t>
      </w:r>
      <w:r>
        <w:rPr>
          <w:spacing w:val="-11"/>
        </w:rPr>
        <w:t xml:space="preserve"> </w:t>
      </w:r>
      <w:r>
        <w:rPr>
          <w:lang w:val="pt-BR"/>
        </w:rPr>
        <w:t>Ciência</w:t>
      </w:r>
      <w:r>
        <w:rPr>
          <w:spacing w:val="-12"/>
        </w:rPr>
        <w:t xml:space="preserve"> </w:t>
      </w:r>
      <w:r>
        <w:t>da</w:t>
      </w:r>
      <w:r>
        <w:rPr>
          <w:spacing w:val="-12"/>
        </w:rPr>
        <w:t xml:space="preserve"> </w:t>
      </w:r>
      <w:r>
        <w:rPr>
          <w:spacing w:val="-2"/>
        </w:rPr>
        <w:t>Computação</w:t>
      </w:r>
    </w:p>
    <w:p w14:paraId="74FA2EA4" w14:textId="77777777" w:rsidR="00616636" w:rsidRDefault="00616636">
      <w:pPr>
        <w:pStyle w:val="Corpodetexto"/>
        <w:rPr>
          <w:sz w:val="32"/>
        </w:rPr>
      </w:pPr>
    </w:p>
    <w:p w14:paraId="3CDC4F07" w14:textId="77777777" w:rsidR="00616636" w:rsidRDefault="00616636">
      <w:pPr>
        <w:pStyle w:val="Corpodetexto"/>
        <w:rPr>
          <w:sz w:val="32"/>
        </w:rPr>
      </w:pPr>
    </w:p>
    <w:p w14:paraId="6AD08659" w14:textId="77777777" w:rsidR="00616636" w:rsidRDefault="00616636">
      <w:pPr>
        <w:pStyle w:val="Corpodetexto"/>
        <w:rPr>
          <w:sz w:val="32"/>
        </w:rPr>
      </w:pPr>
    </w:p>
    <w:p w14:paraId="5CBEF71F" w14:textId="77777777" w:rsidR="00616636" w:rsidRDefault="00616636">
      <w:pPr>
        <w:pStyle w:val="Corpodetexto"/>
        <w:rPr>
          <w:sz w:val="32"/>
        </w:rPr>
      </w:pPr>
    </w:p>
    <w:p w14:paraId="251B4498" w14:textId="77777777" w:rsidR="00616636" w:rsidRDefault="00616636">
      <w:pPr>
        <w:pStyle w:val="Corpodetexto"/>
        <w:spacing w:before="82"/>
        <w:rPr>
          <w:sz w:val="32"/>
        </w:rPr>
      </w:pPr>
    </w:p>
    <w:p w14:paraId="22233704" w14:textId="77777777" w:rsidR="00616636" w:rsidRDefault="00331C9E">
      <w:pPr>
        <w:pStyle w:val="Corpodetexto"/>
        <w:ind w:left="5463"/>
        <w:rPr>
          <w:lang w:val="pt-BR"/>
        </w:rPr>
      </w:pPr>
      <w:r>
        <w:t>Rio</w:t>
      </w:r>
      <w:r>
        <w:rPr>
          <w:spacing w:val="-5"/>
        </w:rPr>
        <w:t xml:space="preserve"> </w:t>
      </w:r>
      <w:r>
        <w:t>de</w:t>
      </w:r>
      <w:r>
        <w:rPr>
          <w:spacing w:val="-2"/>
        </w:rPr>
        <w:t xml:space="preserve"> </w:t>
      </w:r>
      <w:r>
        <w:t>Janeiro,</w:t>
      </w:r>
      <w:r>
        <w:rPr>
          <w:spacing w:val="-6"/>
        </w:rPr>
        <w:t xml:space="preserve"> </w:t>
      </w:r>
      <w:r>
        <w:rPr>
          <w:lang w:val="pt-BR"/>
        </w:rPr>
        <w:t>Outubro de 2024</w:t>
      </w:r>
    </w:p>
    <w:p w14:paraId="3C0245FB" w14:textId="77777777" w:rsidR="00616636" w:rsidRDefault="00616636">
      <w:pPr>
        <w:sectPr w:rsidR="00616636">
          <w:pgSz w:w="11910" w:h="16840"/>
          <w:pgMar w:top="1340" w:right="1680" w:bottom="1200" w:left="1680" w:header="0" w:footer="1006" w:gutter="0"/>
          <w:cols w:space="720"/>
        </w:sectPr>
      </w:pPr>
    </w:p>
    <w:p w14:paraId="3E438A7F" w14:textId="77777777" w:rsidR="00616636" w:rsidRDefault="00331C9E">
      <w:pPr>
        <w:pStyle w:val="Corpodetexto"/>
        <w:ind w:left="7214"/>
        <w:rPr>
          <w:sz w:val="20"/>
        </w:rPr>
      </w:pPr>
      <w:r>
        <w:rPr>
          <w:noProof/>
          <w:sz w:val="20"/>
        </w:rPr>
        <w:lastRenderedPageBreak/>
        <w:drawing>
          <wp:inline distT="0" distB="0" distL="0" distR="0" wp14:anchorId="26D524B5" wp14:editId="59EDFC82">
            <wp:extent cx="643255" cy="11220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643717" cy="1122235"/>
                    </a:xfrm>
                    <a:prstGeom prst="rect">
                      <a:avLst/>
                    </a:prstGeom>
                  </pic:spPr>
                </pic:pic>
              </a:graphicData>
            </a:graphic>
          </wp:inline>
        </w:drawing>
      </w:r>
    </w:p>
    <w:p w14:paraId="4024FB96" w14:textId="77777777" w:rsidR="00616636" w:rsidRDefault="00616636">
      <w:pPr>
        <w:pStyle w:val="Corpodetexto"/>
        <w:rPr>
          <w:sz w:val="28"/>
        </w:rPr>
      </w:pPr>
    </w:p>
    <w:p w14:paraId="65D46DFA" w14:textId="77777777" w:rsidR="00616636" w:rsidRDefault="00616636">
      <w:pPr>
        <w:pStyle w:val="Corpodetexto"/>
        <w:rPr>
          <w:sz w:val="28"/>
        </w:rPr>
      </w:pPr>
    </w:p>
    <w:p w14:paraId="218BEA69" w14:textId="77777777" w:rsidR="00616636" w:rsidRDefault="00616636">
      <w:pPr>
        <w:pStyle w:val="Corpodetexto"/>
        <w:rPr>
          <w:sz w:val="28"/>
        </w:rPr>
      </w:pPr>
    </w:p>
    <w:p w14:paraId="0FAC88C7" w14:textId="77777777" w:rsidR="00616636" w:rsidRDefault="00616636">
      <w:pPr>
        <w:pStyle w:val="Corpodetexto"/>
        <w:rPr>
          <w:sz w:val="28"/>
        </w:rPr>
      </w:pPr>
    </w:p>
    <w:p w14:paraId="6907EA78" w14:textId="77777777" w:rsidR="00616636" w:rsidRDefault="00616636">
      <w:pPr>
        <w:pStyle w:val="Corpodetexto"/>
        <w:rPr>
          <w:sz w:val="28"/>
        </w:rPr>
      </w:pPr>
    </w:p>
    <w:p w14:paraId="6FBAF5ED" w14:textId="77777777" w:rsidR="00616636" w:rsidRDefault="00616636">
      <w:pPr>
        <w:pStyle w:val="Corpodetexto"/>
        <w:spacing w:before="260"/>
        <w:rPr>
          <w:sz w:val="28"/>
        </w:rPr>
      </w:pPr>
    </w:p>
    <w:p w14:paraId="72797A5C" w14:textId="77777777" w:rsidR="00616636" w:rsidRDefault="00331C9E">
      <w:pPr>
        <w:pStyle w:val="Ttulo4"/>
        <w:wordWrap w:val="0"/>
        <w:ind w:right="389"/>
        <w:jc w:val="right"/>
        <w:rPr>
          <w:lang w:val="pt-BR"/>
        </w:rPr>
      </w:pPr>
      <w:r>
        <w:rPr>
          <w:lang w:val="pt-BR"/>
        </w:rPr>
        <w:t>Sérgio Bernardelli Netto</w:t>
      </w:r>
    </w:p>
    <w:p w14:paraId="3957FF9A" w14:textId="77777777" w:rsidR="00616636" w:rsidRDefault="00616636">
      <w:pPr>
        <w:pStyle w:val="Corpodetexto"/>
        <w:rPr>
          <w:b/>
          <w:sz w:val="28"/>
        </w:rPr>
      </w:pPr>
    </w:p>
    <w:p w14:paraId="7FF58B3C" w14:textId="77777777" w:rsidR="00616636" w:rsidRDefault="00616636">
      <w:pPr>
        <w:pStyle w:val="Corpodetexto"/>
        <w:rPr>
          <w:b/>
          <w:sz w:val="28"/>
        </w:rPr>
      </w:pPr>
    </w:p>
    <w:p w14:paraId="09EB8A44" w14:textId="77777777" w:rsidR="00616636" w:rsidRDefault="00616636">
      <w:pPr>
        <w:pStyle w:val="Corpodetexto"/>
        <w:rPr>
          <w:b/>
          <w:sz w:val="28"/>
        </w:rPr>
      </w:pPr>
    </w:p>
    <w:p w14:paraId="2C2403C8" w14:textId="77777777" w:rsidR="00616636" w:rsidRDefault="00616636">
      <w:pPr>
        <w:pStyle w:val="Corpodetexto"/>
        <w:rPr>
          <w:b/>
          <w:sz w:val="28"/>
        </w:rPr>
      </w:pPr>
    </w:p>
    <w:p w14:paraId="7CB1E885" w14:textId="77777777" w:rsidR="00616636" w:rsidRDefault="00616636">
      <w:pPr>
        <w:pStyle w:val="Corpodetexto"/>
        <w:rPr>
          <w:b/>
          <w:sz w:val="28"/>
        </w:rPr>
      </w:pPr>
    </w:p>
    <w:p w14:paraId="5032207D" w14:textId="77777777" w:rsidR="00616636" w:rsidRDefault="00616636">
      <w:pPr>
        <w:pStyle w:val="Corpodetexto"/>
        <w:rPr>
          <w:b/>
          <w:sz w:val="28"/>
        </w:rPr>
      </w:pPr>
    </w:p>
    <w:p w14:paraId="2E154416" w14:textId="77777777" w:rsidR="00616636" w:rsidRDefault="00616636">
      <w:pPr>
        <w:pStyle w:val="Corpodetexto"/>
        <w:spacing w:before="9"/>
        <w:rPr>
          <w:b/>
          <w:sz w:val="28"/>
        </w:rPr>
      </w:pPr>
    </w:p>
    <w:p w14:paraId="00E1D052" w14:textId="77777777" w:rsidR="00616636" w:rsidRDefault="00331C9E">
      <w:pPr>
        <w:wordWrap w:val="0"/>
        <w:ind w:right="386"/>
        <w:jc w:val="right"/>
        <w:rPr>
          <w:b/>
          <w:spacing w:val="-2"/>
          <w:sz w:val="28"/>
          <w:lang w:val="pt-BR"/>
        </w:rPr>
      </w:pPr>
      <w:r>
        <w:rPr>
          <w:b/>
          <w:spacing w:val="-2"/>
          <w:sz w:val="28"/>
          <w:lang w:val="pt-BR"/>
        </w:rPr>
        <w:t xml:space="preserve">Identificação de </w:t>
      </w:r>
      <w:proofErr w:type="spellStart"/>
      <w:r>
        <w:rPr>
          <w:b/>
          <w:spacing w:val="-2"/>
          <w:sz w:val="28"/>
          <w:lang w:val="pt-BR"/>
        </w:rPr>
        <w:t>datasets</w:t>
      </w:r>
      <w:proofErr w:type="spellEnd"/>
      <w:r>
        <w:rPr>
          <w:b/>
          <w:spacing w:val="-2"/>
          <w:sz w:val="28"/>
          <w:lang w:val="pt-BR"/>
        </w:rPr>
        <w:t xml:space="preserve"> </w:t>
      </w:r>
      <w:r>
        <w:rPr>
          <w:b/>
          <w:spacing w:val="-2"/>
          <w:sz w:val="28"/>
          <w:lang w:val="pt-BR"/>
        </w:rPr>
        <w:t>relacionados, em contexto com</w:t>
      </w:r>
    </w:p>
    <w:p w14:paraId="72018279" w14:textId="77777777" w:rsidR="00616636" w:rsidRDefault="00331C9E">
      <w:pPr>
        <w:wordWrap w:val="0"/>
        <w:ind w:right="386"/>
        <w:jc w:val="right"/>
        <w:rPr>
          <w:b/>
          <w:spacing w:val="-2"/>
          <w:sz w:val="28"/>
          <w:lang w:val="pt-BR"/>
        </w:rPr>
      </w:pPr>
      <w:r>
        <w:rPr>
          <w:b/>
          <w:spacing w:val="-2"/>
          <w:sz w:val="28"/>
          <w:lang w:val="pt-BR"/>
        </w:rPr>
        <w:t>metadados ausentes ou parciais</w:t>
      </w:r>
    </w:p>
    <w:p w14:paraId="3EF74E00" w14:textId="77777777" w:rsidR="00616636" w:rsidRDefault="00616636">
      <w:pPr>
        <w:pStyle w:val="Ttulo7"/>
        <w:spacing w:before="113"/>
        <w:ind w:left="0" w:right="404"/>
        <w:jc w:val="right"/>
      </w:pPr>
    </w:p>
    <w:p w14:paraId="3078268D" w14:textId="77777777" w:rsidR="00616636" w:rsidRDefault="00616636">
      <w:pPr>
        <w:pStyle w:val="Corpodetexto"/>
        <w:rPr>
          <w:b/>
        </w:rPr>
      </w:pPr>
    </w:p>
    <w:p w14:paraId="0C6BACD1" w14:textId="77777777" w:rsidR="00616636" w:rsidRDefault="00616636">
      <w:pPr>
        <w:pStyle w:val="Corpodetexto"/>
        <w:rPr>
          <w:b/>
        </w:rPr>
      </w:pPr>
    </w:p>
    <w:p w14:paraId="19D18D3E" w14:textId="77777777" w:rsidR="00616636" w:rsidRDefault="00616636">
      <w:pPr>
        <w:pStyle w:val="Corpodetexto"/>
        <w:rPr>
          <w:b/>
        </w:rPr>
      </w:pPr>
    </w:p>
    <w:p w14:paraId="172449A9" w14:textId="77777777" w:rsidR="00616636" w:rsidRDefault="00616636">
      <w:pPr>
        <w:pStyle w:val="Corpodetexto"/>
        <w:rPr>
          <w:b/>
        </w:rPr>
      </w:pPr>
    </w:p>
    <w:p w14:paraId="662A8C78" w14:textId="77777777" w:rsidR="00616636" w:rsidRDefault="00616636">
      <w:pPr>
        <w:pStyle w:val="Corpodetexto"/>
        <w:rPr>
          <w:b/>
        </w:rPr>
      </w:pPr>
    </w:p>
    <w:p w14:paraId="095BBAA7" w14:textId="77777777" w:rsidR="00616636" w:rsidRDefault="00616636">
      <w:pPr>
        <w:pStyle w:val="Corpodetexto"/>
        <w:rPr>
          <w:b/>
        </w:rPr>
      </w:pPr>
    </w:p>
    <w:p w14:paraId="1F145117" w14:textId="77777777" w:rsidR="00616636" w:rsidRDefault="00616636">
      <w:pPr>
        <w:pStyle w:val="Corpodetexto"/>
        <w:spacing w:before="115"/>
        <w:rPr>
          <w:b/>
        </w:rPr>
      </w:pPr>
    </w:p>
    <w:p w14:paraId="6977B093" w14:textId="77777777" w:rsidR="00616636" w:rsidRDefault="00331C9E">
      <w:pPr>
        <w:pStyle w:val="Corpodetexto"/>
        <w:spacing w:line="252" w:lineRule="auto"/>
        <w:ind w:left="2583" w:right="389"/>
        <w:jc w:val="both"/>
      </w:pPr>
      <w:r>
        <w:t xml:space="preserve">Relatório de Projeto Final, apresentado ao programa </w:t>
      </w:r>
      <w:r>
        <w:rPr>
          <w:lang w:val="pt-BR"/>
        </w:rPr>
        <w:t>Ciência da Computação</w:t>
      </w:r>
      <w:r>
        <w:rPr>
          <w:b/>
        </w:rPr>
        <w:t xml:space="preserve"> </w:t>
      </w:r>
      <w:r>
        <w:t>da PUC-Rio como requisito parcial para a</w:t>
      </w:r>
      <w:r>
        <w:rPr>
          <w:spacing w:val="-2"/>
        </w:rPr>
        <w:t xml:space="preserve"> </w:t>
      </w:r>
      <w:r>
        <w:t>obtenção</w:t>
      </w:r>
      <w:r>
        <w:rPr>
          <w:spacing w:val="-2"/>
        </w:rPr>
        <w:t xml:space="preserve"> </w:t>
      </w:r>
      <w:r>
        <w:t>do</w:t>
      </w:r>
      <w:r>
        <w:rPr>
          <w:spacing w:val="-3"/>
        </w:rPr>
        <w:t xml:space="preserve"> </w:t>
      </w:r>
      <w:r>
        <w:t>título de</w:t>
      </w:r>
      <w:r>
        <w:rPr>
          <w:lang w:val="pt-BR"/>
        </w:rPr>
        <w:t xml:space="preserve"> </w:t>
      </w:r>
      <w:r>
        <w:t xml:space="preserve">Bacharel em Ciência da </w:t>
      </w:r>
      <w:r>
        <w:rPr>
          <w:spacing w:val="-2"/>
        </w:rPr>
        <w:t>Computação.</w:t>
      </w:r>
    </w:p>
    <w:p w14:paraId="2FBDF3B6" w14:textId="77777777" w:rsidR="00616636" w:rsidRDefault="00616636">
      <w:pPr>
        <w:pStyle w:val="Corpodetexto"/>
      </w:pPr>
    </w:p>
    <w:p w14:paraId="253B4DB5" w14:textId="77777777" w:rsidR="00616636" w:rsidRDefault="00616636">
      <w:pPr>
        <w:pStyle w:val="Corpodetexto"/>
      </w:pPr>
    </w:p>
    <w:p w14:paraId="6F20E242" w14:textId="77777777" w:rsidR="00616636" w:rsidRDefault="00616636">
      <w:pPr>
        <w:pStyle w:val="Corpodetexto"/>
        <w:spacing w:before="16"/>
      </w:pPr>
    </w:p>
    <w:p w14:paraId="5B94DF15" w14:textId="77777777" w:rsidR="00616636" w:rsidRDefault="00331C9E">
      <w:pPr>
        <w:pStyle w:val="Corpodetexto"/>
        <w:wordWrap w:val="0"/>
        <w:ind w:right="389"/>
        <w:jc w:val="right"/>
        <w:rPr>
          <w:lang w:val="pt-BR"/>
        </w:rPr>
      </w:pPr>
      <w:r>
        <w:t>Orientador:</w:t>
      </w:r>
      <w:r>
        <w:rPr>
          <w:spacing w:val="-6"/>
        </w:rPr>
        <w:t xml:space="preserve"> </w:t>
      </w:r>
      <w:r>
        <w:rPr>
          <w:lang w:val="pt-BR"/>
        </w:rPr>
        <w:t>Marcos Vianna Villas</w:t>
      </w:r>
    </w:p>
    <w:p w14:paraId="793F120D" w14:textId="77777777" w:rsidR="00616636" w:rsidRDefault="00616636">
      <w:pPr>
        <w:pStyle w:val="Corpodetexto"/>
      </w:pPr>
    </w:p>
    <w:p w14:paraId="03A46C5F" w14:textId="77777777" w:rsidR="00616636" w:rsidRDefault="00616636">
      <w:pPr>
        <w:pStyle w:val="Corpodetexto"/>
      </w:pPr>
    </w:p>
    <w:p w14:paraId="55DE1E80" w14:textId="77777777" w:rsidR="00616636" w:rsidRDefault="00616636">
      <w:pPr>
        <w:pStyle w:val="Corpodetexto"/>
        <w:spacing w:before="39"/>
      </w:pPr>
    </w:p>
    <w:p w14:paraId="4544F1DC" w14:textId="77777777" w:rsidR="00616636" w:rsidRDefault="00331C9E">
      <w:pPr>
        <w:pStyle w:val="Corpodetexto"/>
        <w:wordWrap w:val="0"/>
        <w:spacing w:line="511" w:lineRule="auto"/>
        <w:ind w:left="7067" w:right="299" w:hanging="243"/>
        <w:jc w:val="right"/>
        <w:rPr>
          <w:lang w:val="pt-BR"/>
        </w:rPr>
        <w:sectPr w:rsidR="00616636">
          <w:pgSz w:w="11910" w:h="16840"/>
          <w:pgMar w:top="1880" w:right="1680" w:bottom="1200" w:left="1680" w:header="0" w:footer="1006" w:gutter="0"/>
          <w:cols w:space="720"/>
        </w:sectPr>
      </w:pPr>
      <w:r>
        <w:t>Rio</w:t>
      </w:r>
      <w:r>
        <w:rPr>
          <w:spacing w:val="-16"/>
        </w:rPr>
        <w:t xml:space="preserve"> </w:t>
      </w:r>
      <w:r>
        <w:t>de</w:t>
      </w:r>
      <w:r>
        <w:rPr>
          <w:spacing w:val="-15"/>
        </w:rPr>
        <w:t xml:space="preserve"> </w:t>
      </w:r>
      <w:r>
        <w:t xml:space="preserve">Janeiro </w:t>
      </w:r>
      <w:r>
        <w:rPr>
          <w:lang w:val="pt-BR"/>
        </w:rPr>
        <w:t xml:space="preserve">Outubro de 2024 </w:t>
      </w:r>
    </w:p>
    <w:p w14:paraId="00FF6B34" w14:textId="77777777" w:rsidR="00616636" w:rsidRDefault="00331C9E">
      <w:pPr>
        <w:pStyle w:val="Ttulo4"/>
        <w:spacing w:before="81"/>
        <w:ind w:firstLineChars="50" w:firstLine="140"/>
      </w:pPr>
      <w:r>
        <w:rPr>
          <w:spacing w:val="-2"/>
        </w:rPr>
        <w:lastRenderedPageBreak/>
        <w:t>Resumo</w:t>
      </w:r>
    </w:p>
    <w:p w14:paraId="61C05B0B" w14:textId="77777777" w:rsidR="00616636" w:rsidRDefault="00331C9E">
      <w:pPr>
        <w:pStyle w:val="Corpodetexto"/>
        <w:spacing w:before="60" w:line="252" w:lineRule="auto"/>
        <w:ind w:left="861" w:right="392"/>
        <w:jc w:val="both"/>
      </w:pPr>
      <w:r>
        <w:t xml:space="preserve">Sobrenome, Nome do autor. Sobrenome, Nome do orientador. Título e subtítulo. Rio de Janeiro, ano. Número de páginas p. Relatório Final de Estágio Supervisionado II </w:t>
      </w:r>
      <w:r>
        <w:t>– Departamento de Administração. Pontifícia Universidade Católica do Rio de Janeiro.</w:t>
      </w:r>
    </w:p>
    <w:p w14:paraId="2B7194D5" w14:textId="77777777" w:rsidR="00616636" w:rsidRDefault="00616636">
      <w:pPr>
        <w:pStyle w:val="Corpodetexto"/>
        <w:spacing w:before="223"/>
      </w:pPr>
    </w:p>
    <w:p w14:paraId="3F677A88" w14:textId="046B0725" w:rsidR="00616636" w:rsidRDefault="00331C9E">
      <w:pPr>
        <w:pStyle w:val="Corpodetexto"/>
        <w:spacing w:line="360" w:lineRule="auto"/>
        <w:jc w:val="both"/>
      </w:pPr>
      <w:r>
        <w:t xml:space="preserve">O projeto irá propor </w:t>
      </w:r>
      <w:r w:rsidRPr="00F77012">
        <w:rPr>
          <w:highlight w:val="yellow"/>
        </w:rPr>
        <w:t>metodologias</w:t>
      </w:r>
      <w:ins w:id="1" w:author="Marcos Villas" w:date="2024-10-24T08:32:00Z">
        <w:r w:rsidR="00F77012">
          <w:t xml:space="preserve"> e ferramentas</w:t>
        </w:r>
      </w:ins>
      <w:r>
        <w:t xml:space="preserve"> para a análise, identificação e determinação de possíveis combinações de datasets, seja pela identificação de chaves </w:t>
      </w:r>
      <w:r>
        <w:t>estrangeiras entre dois datasets, seja pela similaridade entre datasets</w:t>
      </w:r>
      <w:del w:id="2" w:author="Marcos Villas" w:date="2024-10-24T08:33:00Z">
        <w:r w:rsidDel="00F77012">
          <w:delText>)</w:delText>
        </w:r>
      </w:del>
      <w:r>
        <w:t>. Serão utilizadas técnicas de mineração de dados e aprendizado de máquina, entre outras. Os resultados obtidos pelo projeto poderão viabilizar novas análises de dados com a utilização</w:t>
      </w:r>
      <w:r>
        <w:t xml:space="preserve"> de datasets que anteriormente não se apresentavam como relacionados, em um determinado contexto.</w:t>
      </w:r>
    </w:p>
    <w:p w14:paraId="7FD4945C" w14:textId="77777777" w:rsidR="00616636" w:rsidRDefault="00616636">
      <w:pPr>
        <w:pStyle w:val="Corpodetexto"/>
      </w:pPr>
    </w:p>
    <w:p w14:paraId="194C8F46" w14:textId="77777777" w:rsidR="00616636" w:rsidRDefault="00616636">
      <w:pPr>
        <w:pStyle w:val="Corpodetexto"/>
        <w:spacing w:before="114"/>
      </w:pPr>
    </w:p>
    <w:p w14:paraId="29214207" w14:textId="77777777" w:rsidR="00616636" w:rsidRDefault="00331C9E">
      <w:pPr>
        <w:pStyle w:val="Corpodetexto"/>
        <w:ind w:left="746"/>
      </w:pPr>
      <w:r>
        <w:rPr>
          <w:spacing w:val="-2"/>
        </w:rPr>
        <w:t>Palavras-</w:t>
      </w:r>
      <w:r>
        <w:rPr>
          <w:spacing w:val="-4"/>
        </w:rPr>
        <w:t>chave</w:t>
      </w:r>
    </w:p>
    <w:p w14:paraId="7BEED8F6" w14:textId="77777777" w:rsidR="00616636" w:rsidRDefault="00331C9E">
      <w:pPr>
        <w:pStyle w:val="Corpodetexto"/>
        <w:spacing w:before="129"/>
        <w:ind w:left="861"/>
      </w:pPr>
      <w:r>
        <w:t>Listar</w:t>
      </w:r>
      <w:r>
        <w:rPr>
          <w:spacing w:val="-4"/>
        </w:rPr>
        <w:t xml:space="preserve"> </w:t>
      </w:r>
      <w:r>
        <w:t>aqui</w:t>
      </w:r>
      <w:r>
        <w:rPr>
          <w:spacing w:val="-6"/>
        </w:rPr>
        <w:t xml:space="preserve"> </w:t>
      </w:r>
      <w:r>
        <w:t>as</w:t>
      </w:r>
      <w:r>
        <w:rPr>
          <w:spacing w:val="-4"/>
        </w:rPr>
        <w:t xml:space="preserve"> </w:t>
      </w:r>
      <w:r>
        <w:t>palavras-</w:t>
      </w:r>
      <w:r>
        <w:rPr>
          <w:spacing w:val="-2"/>
        </w:rPr>
        <w:t>chave</w:t>
      </w:r>
    </w:p>
    <w:p w14:paraId="15064E14" w14:textId="77777777" w:rsidR="00616636" w:rsidRDefault="00616636">
      <w:pPr>
        <w:pStyle w:val="Corpodetexto"/>
      </w:pPr>
    </w:p>
    <w:p w14:paraId="2DEE20B8" w14:textId="77777777" w:rsidR="00616636" w:rsidRDefault="00616636">
      <w:pPr>
        <w:pStyle w:val="Corpodetexto"/>
        <w:spacing w:before="63"/>
      </w:pPr>
    </w:p>
    <w:p w14:paraId="236A0950" w14:textId="77777777" w:rsidR="00616636" w:rsidRDefault="00331C9E">
      <w:pPr>
        <w:pStyle w:val="Ttulo4"/>
        <w:spacing w:before="1"/>
        <w:ind w:left="300"/>
      </w:pPr>
      <w:r>
        <w:rPr>
          <w:spacing w:val="-2"/>
        </w:rPr>
        <w:t>Abstract</w:t>
      </w:r>
    </w:p>
    <w:p w14:paraId="35F40D11" w14:textId="77777777" w:rsidR="00616636" w:rsidRPr="00F77012" w:rsidRDefault="00331C9E">
      <w:pPr>
        <w:pStyle w:val="Corpodetexto"/>
        <w:spacing w:before="58" w:line="252" w:lineRule="auto"/>
        <w:ind w:left="861" w:right="390"/>
        <w:jc w:val="both"/>
        <w:rPr>
          <w:lang w:val="en-US"/>
        </w:rPr>
      </w:pPr>
      <w:r>
        <w:t>Sobrenome, Nome do autor. Sobrenome, Nome do orientador. Título e subtítulo em inglês. Rio de Janeir</w:t>
      </w:r>
      <w:r>
        <w:t xml:space="preserve">o, ano. Número de páginas p. Relatório Final de Estágio Supervisionado II – Departamento de Administração. </w:t>
      </w:r>
      <w:proofErr w:type="spellStart"/>
      <w:r w:rsidRPr="00F77012">
        <w:rPr>
          <w:lang w:val="en-US"/>
        </w:rPr>
        <w:t>Pontifícia</w:t>
      </w:r>
      <w:proofErr w:type="spellEnd"/>
      <w:r w:rsidRPr="00F77012">
        <w:rPr>
          <w:lang w:val="en-US"/>
        </w:rPr>
        <w:t xml:space="preserve"> </w:t>
      </w:r>
      <w:proofErr w:type="spellStart"/>
      <w:r w:rsidRPr="00F77012">
        <w:rPr>
          <w:lang w:val="en-US"/>
        </w:rPr>
        <w:t>Universidade</w:t>
      </w:r>
      <w:proofErr w:type="spellEnd"/>
      <w:r w:rsidRPr="00F77012">
        <w:rPr>
          <w:lang w:val="en-US"/>
        </w:rPr>
        <w:t xml:space="preserve"> </w:t>
      </w:r>
      <w:proofErr w:type="spellStart"/>
      <w:r w:rsidRPr="00F77012">
        <w:rPr>
          <w:lang w:val="en-US"/>
        </w:rPr>
        <w:t>Católica</w:t>
      </w:r>
      <w:proofErr w:type="spellEnd"/>
      <w:r w:rsidRPr="00F77012">
        <w:rPr>
          <w:lang w:val="en-US"/>
        </w:rPr>
        <w:t xml:space="preserve"> do Rio de Janeiro.</w:t>
      </w:r>
    </w:p>
    <w:p w14:paraId="6EA61832" w14:textId="77777777" w:rsidR="00616636" w:rsidRPr="00F77012" w:rsidRDefault="00616636">
      <w:pPr>
        <w:pStyle w:val="Corpodetexto"/>
        <w:spacing w:line="360" w:lineRule="auto"/>
        <w:jc w:val="both"/>
        <w:rPr>
          <w:rFonts w:eastAsia="SimSun"/>
          <w:lang w:val="en-US"/>
        </w:rPr>
      </w:pPr>
    </w:p>
    <w:p w14:paraId="74FB19E4" w14:textId="77777777" w:rsidR="00616636" w:rsidRPr="00F77012" w:rsidRDefault="00331C9E">
      <w:pPr>
        <w:pStyle w:val="Corpodetexto"/>
        <w:spacing w:line="360" w:lineRule="auto"/>
        <w:jc w:val="both"/>
        <w:rPr>
          <w:lang w:val="en-US"/>
        </w:rPr>
      </w:pPr>
      <w:r w:rsidRPr="00F77012">
        <w:rPr>
          <w:rFonts w:eastAsia="SimSun"/>
          <w:highlight w:val="yellow"/>
          <w:lang w:val="en-US"/>
          <w:rPrChange w:id="3" w:author="Marcos Villas" w:date="2024-10-24T08:33:00Z">
            <w:rPr>
              <w:rFonts w:eastAsia="SimSun"/>
              <w:lang w:val="en-US"/>
            </w:rPr>
          </w:rPrChange>
        </w:rPr>
        <w:t>This project proposes methodologies for analyzing, identifying, and determining potential combin</w:t>
      </w:r>
      <w:r w:rsidRPr="00F77012">
        <w:rPr>
          <w:rFonts w:eastAsia="SimSun"/>
          <w:highlight w:val="yellow"/>
          <w:lang w:val="en-US"/>
          <w:rPrChange w:id="4" w:author="Marcos Villas" w:date="2024-10-24T08:33:00Z">
            <w:rPr>
              <w:rFonts w:eastAsia="SimSun"/>
              <w:lang w:val="en-US"/>
            </w:rPr>
          </w:rPrChange>
        </w:rPr>
        <w:t>ations of datasets, focusing on the discovery of foreign keys or similarities between datasets with missing or partial metadata. The approach leverages data mining and machine learning techniques to automate the correlation process between tables. By doing</w:t>
      </w:r>
      <w:r w:rsidRPr="00F77012">
        <w:rPr>
          <w:rFonts w:eastAsia="SimSun"/>
          <w:highlight w:val="yellow"/>
          <w:lang w:val="en-US"/>
          <w:rPrChange w:id="5" w:author="Marcos Villas" w:date="2024-10-24T08:33:00Z">
            <w:rPr>
              <w:rFonts w:eastAsia="SimSun"/>
              <w:lang w:val="en-US"/>
            </w:rPr>
          </w:rPrChange>
        </w:rPr>
        <w:t xml:space="preserve"> so, the project aims to enable new forms of data analysis that were previously unattainable due to the lack of explicit relationships between datasets. The results are expected to enhance data integration and uncover insights in contexts where datasets ap</w:t>
      </w:r>
      <w:r w:rsidRPr="00F77012">
        <w:rPr>
          <w:rFonts w:eastAsia="SimSun"/>
          <w:highlight w:val="yellow"/>
          <w:lang w:val="en-US"/>
          <w:rPrChange w:id="6" w:author="Marcos Villas" w:date="2024-10-24T08:33:00Z">
            <w:rPr>
              <w:rFonts w:eastAsia="SimSun"/>
              <w:lang w:val="en-US"/>
            </w:rPr>
          </w:rPrChange>
        </w:rPr>
        <w:t>peared unrelated.</w:t>
      </w:r>
    </w:p>
    <w:p w14:paraId="601D370A" w14:textId="77777777" w:rsidR="00616636" w:rsidRPr="00F77012" w:rsidRDefault="00616636">
      <w:pPr>
        <w:pStyle w:val="Corpodetexto"/>
        <w:spacing w:before="58" w:line="252" w:lineRule="auto"/>
        <w:ind w:left="861" w:right="390"/>
        <w:jc w:val="both"/>
        <w:rPr>
          <w:lang w:val="en-US"/>
        </w:rPr>
      </w:pPr>
    </w:p>
    <w:p w14:paraId="5BD5542C" w14:textId="77777777" w:rsidR="00616636" w:rsidRPr="00F77012" w:rsidRDefault="00616636">
      <w:pPr>
        <w:pStyle w:val="Corpodetexto"/>
        <w:rPr>
          <w:lang w:val="en-US"/>
        </w:rPr>
      </w:pPr>
    </w:p>
    <w:p w14:paraId="220AF826" w14:textId="77777777" w:rsidR="00616636" w:rsidRPr="00F77012" w:rsidRDefault="00616636">
      <w:pPr>
        <w:pStyle w:val="Corpodetexto"/>
        <w:rPr>
          <w:lang w:val="en-US"/>
        </w:rPr>
      </w:pPr>
    </w:p>
    <w:p w14:paraId="19DE8D51" w14:textId="77777777" w:rsidR="00616636" w:rsidRPr="00F77012" w:rsidRDefault="00616636">
      <w:pPr>
        <w:pStyle w:val="Corpodetexto"/>
        <w:rPr>
          <w:lang w:val="en-US"/>
        </w:rPr>
      </w:pPr>
    </w:p>
    <w:p w14:paraId="09E02928" w14:textId="77777777" w:rsidR="00616636" w:rsidRPr="00F77012" w:rsidRDefault="00616636">
      <w:pPr>
        <w:pStyle w:val="Corpodetexto"/>
        <w:rPr>
          <w:lang w:val="en-US"/>
        </w:rPr>
      </w:pPr>
    </w:p>
    <w:p w14:paraId="77979701" w14:textId="77777777" w:rsidR="00616636" w:rsidRPr="00F77012" w:rsidRDefault="00616636">
      <w:pPr>
        <w:pStyle w:val="Corpodetexto"/>
        <w:spacing w:before="107"/>
        <w:rPr>
          <w:lang w:val="en-US"/>
        </w:rPr>
      </w:pPr>
    </w:p>
    <w:p w14:paraId="0D88F967" w14:textId="77777777" w:rsidR="00616636" w:rsidRDefault="00331C9E">
      <w:pPr>
        <w:pStyle w:val="Corpodetexto"/>
        <w:ind w:left="746"/>
      </w:pPr>
      <w:r>
        <w:rPr>
          <w:spacing w:val="-2"/>
        </w:rPr>
        <w:t>Keywords</w:t>
      </w:r>
    </w:p>
    <w:p w14:paraId="5AD49798" w14:textId="77777777" w:rsidR="00616636" w:rsidRDefault="00331C9E">
      <w:pPr>
        <w:pStyle w:val="Corpodetexto"/>
        <w:spacing w:before="128"/>
        <w:ind w:left="861"/>
        <w:rPr>
          <w:spacing w:val="-2"/>
        </w:rPr>
      </w:pPr>
      <w:r>
        <w:t>Listar</w:t>
      </w:r>
      <w:r>
        <w:rPr>
          <w:spacing w:val="-6"/>
        </w:rPr>
        <w:t xml:space="preserve"> </w:t>
      </w:r>
      <w:r>
        <w:t>aqui</w:t>
      </w:r>
      <w:r>
        <w:rPr>
          <w:spacing w:val="-6"/>
        </w:rPr>
        <w:t xml:space="preserve"> </w:t>
      </w:r>
      <w:r>
        <w:t>as</w:t>
      </w:r>
      <w:r>
        <w:rPr>
          <w:spacing w:val="-4"/>
        </w:rPr>
        <w:t xml:space="preserve"> </w:t>
      </w:r>
      <w:r>
        <w:t>palavras-chave</w:t>
      </w:r>
      <w:r>
        <w:rPr>
          <w:spacing w:val="-4"/>
        </w:rPr>
        <w:t xml:space="preserve"> </w:t>
      </w:r>
      <w:r>
        <w:t>em</w:t>
      </w:r>
      <w:r>
        <w:rPr>
          <w:spacing w:val="-2"/>
        </w:rPr>
        <w:t xml:space="preserve"> inglês</w:t>
      </w:r>
    </w:p>
    <w:p w14:paraId="28C87E62" w14:textId="77777777" w:rsidR="00616636" w:rsidRDefault="00331C9E">
      <w:pPr>
        <w:pStyle w:val="Corpodetexto"/>
        <w:spacing w:before="128"/>
        <w:ind w:firstLineChars="50" w:firstLine="140"/>
        <w:rPr>
          <w:b/>
          <w:bCs/>
          <w:spacing w:val="-2"/>
          <w:sz w:val="28"/>
          <w:szCs w:val="28"/>
          <w:lang w:val="pt-BR"/>
        </w:rPr>
      </w:pPr>
      <w:r>
        <w:rPr>
          <w:b/>
          <w:bCs/>
          <w:spacing w:val="-2"/>
          <w:sz w:val="28"/>
          <w:szCs w:val="28"/>
          <w:lang w:val="pt-BR"/>
        </w:rPr>
        <w:lastRenderedPageBreak/>
        <w:t>Introdução</w:t>
      </w:r>
    </w:p>
    <w:p w14:paraId="2EA5391D" w14:textId="77777777" w:rsidR="00616636" w:rsidRDefault="00616636">
      <w:pPr>
        <w:pStyle w:val="Corpodetexto"/>
        <w:spacing w:before="128"/>
        <w:ind w:firstLineChars="50" w:firstLine="140"/>
        <w:rPr>
          <w:b/>
          <w:bCs/>
          <w:spacing w:val="-2"/>
          <w:sz w:val="28"/>
          <w:szCs w:val="28"/>
          <w:lang w:val="pt-BR"/>
        </w:rPr>
      </w:pPr>
    </w:p>
    <w:p w14:paraId="138CDA44" w14:textId="7732508C" w:rsidR="00616636" w:rsidRDefault="00F77012" w:rsidP="00F77012">
      <w:pPr>
        <w:pStyle w:val="Corpodetexto"/>
        <w:numPr>
          <w:ilvl w:val="0"/>
          <w:numId w:val="1"/>
        </w:numPr>
        <w:spacing w:before="128"/>
        <w:jc w:val="both"/>
        <w:rPr>
          <w:ins w:id="7" w:author="Marcos Villas" w:date="2024-10-24T08:35:00Z"/>
          <w:b/>
          <w:bCs/>
          <w:spacing w:val="-2"/>
          <w:lang w:val="pt-BR"/>
        </w:rPr>
      </w:pPr>
      <w:ins w:id="8" w:author="Marcos Villas" w:date="2024-10-24T08:35:00Z">
        <w:r>
          <w:rPr>
            <w:b/>
            <w:bCs/>
            <w:spacing w:val="-2"/>
            <w:lang w:val="pt-BR"/>
          </w:rPr>
          <w:t xml:space="preserve">Conjuntos de </w:t>
        </w:r>
        <w:proofErr w:type="spellStart"/>
        <w:r>
          <w:rPr>
            <w:b/>
            <w:bCs/>
            <w:spacing w:val="-2"/>
            <w:lang w:val="pt-BR"/>
          </w:rPr>
          <w:t>datasets</w:t>
        </w:r>
        <w:proofErr w:type="spellEnd"/>
      </w:ins>
    </w:p>
    <w:p w14:paraId="60490E82" w14:textId="102A324C" w:rsidR="00F77012" w:rsidRDefault="00F77012" w:rsidP="00F77012">
      <w:pPr>
        <w:pStyle w:val="Corpodetexto"/>
        <w:numPr>
          <w:ilvl w:val="1"/>
          <w:numId w:val="1"/>
        </w:numPr>
        <w:spacing w:before="128"/>
        <w:jc w:val="both"/>
        <w:rPr>
          <w:ins w:id="9" w:author="Marcos Villas" w:date="2024-10-24T08:36:00Z"/>
          <w:b/>
          <w:bCs/>
          <w:spacing w:val="-2"/>
          <w:lang w:val="pt-BR"/>
        </w:rPr>
      </w:pPr>
      <w:ins w:id="10" w:author="Marcos Villas" w:date="2024-10-24T08:35:00Z">
        <w:r>
          <w:rPr>
            <w:b/>
            <w:bCs/>
            <w:spacing w:val="-2"/>
            <w:lang w:val="pt-BR"/>
          </w:rPr>
          <w:t>Tabelas de u</w:t>
        </w:r>
      </w:ins>
      <w:ins w:id="11" w:author="Marcos Villas" w:date="2024-10-24T08:36:00Z">
        <w:r>
          <w:rPr>
            <w:b/>
            <w:bCs/>
            <w:spacing w:val="-2"/>
            <w:lang w:val="pt-BR"/>
          </w:rPr>
          <w:t>m Esquema</w:t>
        </w:r>
      </w:ins>
    </w:p>
    <w:p w14:paraId="3DD85341" w14:textId="67E61DFD" w:rsidR="00F77012" w:rsidRDefault="00F77012" w:rsidP="00F77012">
      <w:pPr>
        <w:pStyle w:val="Corpodetexto"/>
        <w:numPr>
          <w:ilvl w:val="1"/>
          <w:numId w:val="1"/>
        </w:numPr>
        <w:spacing w:before="128"/>
        <w:jc w:val="both"/>
        <w:rPr>
          <w:ins w:id="12" w:author="Marcos Villas" w:date="2024-10-24T08:36:00Z"/>
          <w:b/>
          <w:bCs/>
          <w:spacing w:val="-2"/>
          <w:lang w:val="pt-BR"/>
        </w:rPr>
      </w:pPr>
      <w:ins w:id="13" w:author="Marcos Villas" w:date="2024-10-24T08:36:00Z">
        <w:r>
          <w:rPr>
            <w:b/>
            <w:bCs/>
            <w:spacing w:val="-2"/>
            <w:lang w:val="pt-BR"/>
          </w:rPr>
          <w:t xml:space="preserve">Arquivos de dados em um Data </w:t>
        </w:r>
        <w:proofErr w:type="spellStart"/>
        <w:r>
          <w:rPr>
            <w:b/>
            <w:bCs/>
            <w:spacing w:val="-2"/>
            <w:lang w:val="pt-BR"/>
          </w:rPr>
          <w:t>lake</w:t>
        </w:r>
        <w:proofErr w:type="spellEnd"/>
      </w:ins>
    </w:p>
    <w:p w14:paraId="52B0F7DF" w14:textId="6E6002CB" w:rsidR="00F77012" w:rsidRDefault="00F77012" w:rsidP="00F77012">
      <w:pPr>
        <w:pStyle w:val="Corpodetexto"/>
        <w:numPr>
          <w:ilvl w:val="0"/>
          <w:numId w:val="1"/>
        </w:numPr>
        <w:spacing w:before="128"/>
        <w:jc w:val="both"/>
        <w:rPr>
          <w:ins w:id="14" w:author="Marcos Villas" w:date="2024-10-24T08:36:00Z"/>
          <w:b/>
          <w:bCs/>
          <w:spacing w:val="-2"/>
          <w:lang w:val="pt-BR"/>
        </w:rPr>
      </w:pPr>
      <w:ins w:id="15" w:author="Marcos Villas" w:date="2024-10-24T08:36:00Z">
        <w:r>
          <w:rPr>
            <w:b/>
            <w:bCs/>
            <w:spacing w:val="-2"/>
            <w:lang w:val="pt-BR"/>
          </w:rPr>
          <w:t>Problemas</w:t>
        </w:r>
      </w:ins>
    </w:p>
    <w:p w14:paraId="6B290EA1" w14:textId="77777777" w:rsidR="00F77012" w:rsidRDefault="00F77012" w:rsidP="00F77012">
      <w:pPr>
        <w:pStyle w:val="Corpodetexto"/>
        <w:numPr>
          <w:ilvl w:val="1"/>
          <w:numId w:val="1"/>
        </w:numPr>
        <w:spacing w:before="128"/>
        <w:jc w:val="both"/>
        <w:rPr>
          <w:ins w:id="16" w:author="Marcos Villas" w:date="2024-10-24T08:38:00Z"/>
          <w:b/>
          <w:bCs/>
          <w:spacing w:val="-2"/>
          <w:lang w:val="pt-BR"/>
        </w:rPr>
        <w:pPrChange w:id="17" w:author="Marcos Villas" w:date="2024-10-24T08:38:00Z">
          <w:pPr>
            <w:pStyle w:val="Corpodetexto"/>
            <w:spacing w:before="128"/>
            <w:ind w:left="141"/>
            <w:jc w:val="both"/>
          </w:pPr>
        </w:pPrChange>
      </w:pPr>
      <w:ins w:id="18" w:author="Marcos Villas" w:date="2024-10-24T08:36:00Z">
        <w:r w:rsidRPr="00F77012">
          <w:rPr>
            <w:b/>
            <w:bCs/>
            <w:spacing w:val="-2"/>
            <w:lang w:val="pt-BR"/>
            <w:rPrChange w:id="19" w:author="Marcos Villas" w:date="2024-10-24T08:38:00Z">
              <w:rPr>
                <w:b/>
                <w:bCs/>
                <w:spacing w:val="-2"/>
                <w:lang w:val="pt-BR"/>
              </w:rPr>
            </w:rPrChange>
          </w:rPr>
          <w:t xml:space="preserve">Tabelas de </w:t>
        </w:r>
        <w:proofErr w:type="spellStart"/>
        <w:r w:rsidRPr="00F77012">
          <w:rPr>
            <w:b/>
            <w:bCs/>
            <w:spacing w:val="-2"/>
            <w:lang w:val="pt-BR"/>
            <w:rPrChange w:id="20" w:author="Marcos Villas" w:date="2024-10-24T08:38:00Z">
              <w:rPr>
                <w:b/>
                <w:bCs/>
                <w:spacing w:val="-2"/>
                <w:lang w:val="pt-BR"/>
              </w:rPr>
            </w:rPrChange>
          </w:rPr>
          <w:t>FKs</w:t>
        </w:r>
        <w:proofErr w:type="spellEnd"/>
        <w:r w:rsidRPr="00F77012">
          <w:rPr>
            <w:b/>
            <w:bCs/>
            <w:spacing w:val="-2"/>
            <w:lang w:val="pt-BR"/>
            <w:rPrChange w:id="21" w:author="Marcos Villas" w:date="2024-10-24T08:38:00Z">
              <w:rPr>
                <w:b/>
                <w:bCs/>
                <w:spacing w:val="-2"/>
                <w:lang w:val="pt-BR"/>
              </w:rPr>
            </w:rPrChange>
          </w:rPr>
          <w:t xml:space="preserve"> definidas</w:t>
        </w:r>
      </w:ins>
    </w:p>
    <w:p w14:paraId="0886E71D" w14:textId="0AA15AE7" w:rsidR="00F77012" w:rsidRPr="00F77012" w:rsidDel="00F77012" w:rsidRDefault="00F77012" w:rsidP="00F77012">
      <w:pPr>
        <w:pStyle w:val="Corpodetexto"/>
        <w:numPr>
          <w:ilvl w:val="1"/>
          <w:numId w:val="1"/>
        </w:numPr>
        <w:spacing w:before="128"/>
        <w:ind w:left="2817"/>
        <w:jc w:val="both"/>
        <w:rPr>
          <w:del w:id="22" w:author="Marcos Villas" w:date="2024-10-24T08:37:00Z"/>
          <w:b/>
          <w:bCs/>
          <w:spacing w:val="-2"/>
          <w:lang w:val="pt-BR"/>
          <w:rPrChange w:id="23" w:author="Marcos Villas" w:date="2024-10-24T08:38:00Z">
            <w:rPr>
              <w:del w:id="24" w:author="Marcos Villas" w:date="2024-10-24T08:37:00Z"/>
              <w:b/>
              <w:bCs/>
              <w:spacing w:val="-2"/>
              <w:lang w:val="pt-BR"/>
            </w:rPr>
          </w:rPrChange>
        </w:rPr>
        <w:pPrChange w:id="25" w:author="Marcos Villas" w:date="2024-10-24T08:38:00Z">
          <w:pPr>
            <w:pStyle w:val="Corpodetexto"/>
            <w:spacing w:before="128"/>
            <w:ind w:firstLineChars="100" w:firstLine="219"/>
            <w:jc w:val="both"/>
          </w:pPr>
        </w:pPrChange>
      </w:pPr>
      <w:ins w:id="26" w:author="Marcos Villas" w:date="2024-10-24T08:36:00Z">
        <w:r w:rsidRPr="00F77012">
          <w:rPr>
            <w:b/>
            <w:bCs/>
            <w:spacing w:val="-2"/>
            <w:lang w:val="pt-BR"/>
            <w:rPrChange w:id="27" w:author="Marcos Villas" w:date="2024-10-24T08:38:00Z">
              <w:rPr>
                <w:b/>
                <w:bCs/>
                <w:spacing w:val="-2"/>
                <w:lang w:val="pt-BR"/>
              </w:rPr>
            </w:rPrChange>
          </w:rPr>
          <w:t xml:space="preserve">Data </w:t>
        </w:r>
        <w:proofErr w:type="spellStart"/>
        <w:r w:rsidRPr="00F77012">
          <w:rPr>
            <w:b/>
            <w:bCs/>
            <w:spacing w:val="-2"/>
            <w:lang w:val="pt-BR"/>
            <w:rPrChange w:id="28" w:author="Marcos Villas" w:date="2024-10-24T08:38:00Z">
              <w:rPr>
                <w:b/>
                <w:bCs/>
                <w:spacing w:val="-2"/>
                <w:lang w:val="pt-BR"/>
              </w:rPr>
            </w:rPrChange>
          </w:rPr>
          <w:t>lake</w:t>
        </w:r>
        <w:proofErr w:type="spellEnd"/>
        <w:r w:rsidRPr="00F77012">
          <w:rPr>
            <w:b/>
            <w:bCs/>
            <w:spacing w:val="-2"/>
            <w:lang w:val="pt-BR"/>
            <w:rPrChange w:id="29" w:author="Marcos Villas" w:date="2024-10-24T08:38:00Z">
              <w:rPr>
                <w:b/>
                <w:bCs/>
                <w:spacing w:val="-2"/>
                <w:lang w:val="pt-BR"/>
              </w:rPr>
            </w:rPrChange>
          </w:rPr>
          <w:t xml:space="preserve"> sem m</w:t>
        </w:r>
      </w:ins>
      <w:ins w:id="30" w:author="Marcos Villas" w:date="2024-10-24T08:37:00Z">
        <w:r w:rsidRPr="00F77012">
          <w:rPr>
            <w:b/>
            <w:bCs/>
            <w:spacing w:val="-2"/>
            <w:lang w:val="pt-BR"/>
            <w:rPrChange w:id="31" w:author="Marcos Villas" w:date="2024-10-24T08:38:00Z">
              <w:rPr>
                <w:b/>
                <w:bCs/>
                <w:spacing w:val="-2"/>
                <w:lang w:val="pt-BR"/>
              </w:rPr>
            </w:rPrChange>
          </w:rPr>
          <w:t xml:space="preserve">etadados = data </w:t>
        </w:r>
        <w:proofErr w:type="spellStart"/>
        <w:r w:rsidRPr="00F77012">
          <w:rPr>
            <w:b/>
            <w:bCs/>
            <w:spacing w:val="-2"/>
            <w:lang w:val="pt-BR"/>
            <w:rPrChange w:id="32" w:author="Marcos Villas" w:date="2024-10-24T08:38:00Z">
              <w:rPr>
                <w:b/>
                <w:bCs/>
                <w:spacing w:val="-2"/>
                <w:lang w:val="pt-BR"/>
              </w:rPr>
            </w:rPrChange>
          </w:rPr>
          <w:t>swamp</w:t>
        </w:r>
      </w:ins>
      <w:proofErr w:type="spellEnd"/>
    </w:p>
    <w:p w14:paraId="1D9E162E" w14:textId="77777777" w:rsidR="00616636" w:rsidRPr="00F77012" w:rsidRDefault="00616636" w:rsidP="00F77012">
      <w:pPr>
        <w:pStyle w:val="Corpodetexto"/>
        <w:spacing w:before="128"/>
        <w:ind w:left="1299"/>
        <w:jc w:val="both"/>
        <w:rPr>
          <w:b/>
          <w:bCs/>
          <w:spacing w:val="-2"/>
          <w:lang w:val="pt-BR"/>
        </w:rPr>
        <w:pPrChange w:id="33" w:author="Marcos Villas" w:date="2024-10-24T08:38:00Z">
          <w:pPr>
            <w:pStyle w:val="Corpodetexto"/>
            <w:spacing w:before="128"/>
            <w:ind w:firstLineChars="100" w:firstLine="219"/>
            <w:jc w:val="both"/>
          </w:pPr>
        </w:pPrChange>
      </w:pPr>
    </w:p>
    <w:p w14:paraId="54C5B462" w14:textId="734F9F9B" w:rsidR="00616636" w:rsidRDefault="00616636">
      <w:pPr>
        <w:pStyle w:val="Corpodetexto"/>
        <w:spacing w:before="128"/>
        <w:ind w:firstLineChars="100" w:firstLine="219"/>
        <w:jc w:val="both"/>
        <w:rPr>
          <w:ins w:id="34" w:author="Marcos Villas" w:date="2024-10-24T08:39:00Z"/>
          <w:b/>
          <w:bCs/>
          <w:spacing w:val="-2"/>
          <w:lang w:val="pt-BR"/>
        </w:rPr>
      </w:pPr>
    </w:p>
    <w:p w14:paraId="50AAE3E2" w14:textId="629B2022" w:rsidR="00F77012" w:rsidRDefault="00F77012">
      <w:pPr>
        <w:pStyle w:val="Corpodetexto"/>
        <w:spacing w:before="128"/>
        <w:ind w:firstLineChars="100" w:firstLine="219"/>
        <w:jc w:val="both"/>
        <w:rPr>
          <w:b/>
          <w:bCs/>
          <w:spacing w:val="-2"/>
          <w:lang w:val="pt-BR"/>
        </w:rPr>
      </w:pPr>
      <w:ins w:id="35" w:author="Marcos Villas" w:date="2024-10-24T08:39:00Z">
        <w:r>
          <w:rPr>
            <w:b/>
            <w:bCs/>
            <w:spacing w:val="-2"/>
            <w:lang w:val="pt-BR"/>
          </w:rPr>
          <w:t>Portanto, é um problema real que impede ...</w:t>
        </w:r>
      </w:ins>
    </w:p>
    <w:p w14:paraId="3FA5ECFE" w14:textId="77777777" w:rsidR="00616636" w:rsidRDefault="00616636">
      <w:pPr>
        <w:pStyle w:val="Corpodetexto"/>
        <w:spacing w:before="128"/>
        <w:ind w:firstLineChars="100" w:firstLine="219"/>
        <w:jc w:val="both"/>
        <w:rPr>
          <w:b/>
          <w:bCs/>
          <w:spacing w:val="-2"/>
          <w:lang w:val="pt-BR"/>
        </w:rPr>
      </w:pPr>
    </w:p>
    <w:p w14:paraId="5B819A7F" w14:textId="77777777" w:rsidR="00616636" w:rsidRDefault="00616636">
      <w:pPr>
        <w:pStyle w:val="Corpodetexto"/>
        <w:spacing w:before="128"/>
        <w:ind w:firstLineChars="100" w:firstLine="219"/>
        <w:jc w:val="both"/>
        <w:rPr>
          <w:b/>
          <w:bCs/>
          <w:spacing w:val="-2"/>
          <w:lang w:val="pt-BR"/>
        </w:rPr>
      </w:pPr>
    </w:p>
    <w:p w14:paraId="1610EC41" w14:textId="77777777" w:rsidR="00616636" w:rsidRDefault="00616636">
      <w:pPr>
        <w:pStyle w:val="Corpodetexto"/>
        <w:spacing w:before="128"/>
        <w:ind w:firstLineChars="100" w:firstLine="219"/>
        <w:jc w:val="both"/>
        <w:rPr>
          <w:b/>
          <w:bCs/>
          <w:spacing w:val="-2"/>
          <w:lang w:val="pt-BR"/>
        </w:rPr>
      </w:pPr>
    </w:p>
    <w:p w14:paraId="22444598" w14:textId="77777777" w:rsidR="00616636" w:rsidRDefault="00616636">
      <w:pPr>
        <w:pStyle w:val="Corpodetexto"/>
        <w:spacing w:before="128"/>
        <w:ind w:firstLineChars="100" w:firstLine="219"/>
        <w:jc w:val="both"/>
        <w:rPr>
          <w:b/>
          <w:bCs/>
          <w:spacing w:val="-2"/>
          <w:lang w:val="pt-BR"/>
        </w:rPr>
      </w:pPr>
    </w:p>
    <w:p w14:paraId="302E92BD" w14:textId="77777777" w:rsidR="00616636" w:rsidRDefault="00616636">
      <w:pPr>
        <w:pStyle w:val="Corpodetexto"/>
        <w:spacing w:before="128"/>
        <w:ind w:firstLineChars="100" w:firstLine="219"/>
        <w:jc w:val="both"/>
        <w:rPr>
          <w:b/>
          <w:bCs/>
          <w:spacing w:val="-2"/>
          <w:lang w:val="pt-BR"/>
        </w:rPr>
      </w:pPr>
    </w:p>
    <w:p w14:paraId="05C0312F" w14:textId="77777777" w:rsidR="00616636" w:rsidRDefault="00616636">
      <w:pPr>
        <w:pStyle w:val="Corpodetexto"/>
        <w:spacing w:before="128"/>
        <w:ind w:firstLineChars="100" w:firstLine="219"/>
        <w:jc w:val="both"/>
        <w:rPr>
          <w:b/>
          <w:bCs/>
          <w:spacing w:val="-2"/>
          <w:lang w:val="pt-BR"/>
        </w:rPr>
      </w:pPr>
    </w:p>
    <w:p w14:paraId="392B875B" w14:textId="77777777" w:rsidR="00616636" w:rsidRDefault="00616636">
      <w:pPr>
        <w:pStyle w:val="Corpodetexto"/>
        <w:spacing w:before="128"/>
        <w:ind w:firstLineChars="100" w:firstLine="219"/>
        <w:jc w:val="both"/>
        <w:rPr>
          <w:b/>
          <w:bCs/>
          <w:spacing w:val="-2"/>
          <w:lang w:val="pt-BR"/>
        </w:rPr>
      </w:pPr>
    </w:p>
    <w:p w14:paraId="55F47923" w14:textId="77777777" w:rsidR="00616636" w:rsidRDefault="00616636">
      <w:pPr>
        <w:pStyle w:val="Corpodetexto"/>
        <w:spacing w:before="128"/>
        <w:ind w:firstLineChars="100" w:firstLine="219"/>
        <w:jc w:val="both"/>
        <w:rPr>
          <w:b/>
          <w:bCs/>
          <w:spacing w:val="-2"/>
          <w:lang w:val="pt-BR"/>
        </w:rPr>
      </w:pPr>
    </w:p>
    <w:p w14:paraId="1ED80DB5" w14:textId="77777777" w:rsidR="00616636" w:rsidRDefault="00616636">
      <w:pPr>
        <w:pStyle w:val="Corpodetexto"/>
        <w:spacing w:before="128"/>
        <w:ind w:firstLineChars="100" w:firstLine="219"/>
        <w:jc w:val="both"/>
        <w:rPr>
          <w:b/>
          <w:bCs/>
          <w:spacing w:val="-2"/>
          <w:lang w:val="pt-BR"/>
        </w:rPr>
      </w:pPr>
    </w:p>
    <w:p w14:paraId="619291FF" w14:textId="77777777" w:rsidR="00616636" w:rsidRDefault="00616636">
      <w:pPr>
        <w:pStyle w:val="Corpodetexto"/>
        <w:spacing w:before="128"/>
        <w:ind w:firstLineChars="100" w:firstLine="219"/>
        <w:jc w:val="both"/>
        <w:rPr>
          <w:b/>
          <w:bCs/>
          <w:spacing w:val="-2"/>
          <w:lang w:val="pt-BR"/>
        </w:rPr>
      </w:pPr>
    </w:p>
    <w:p w14:paraId="4EF7DB26" w14:textId="77777777" w:rsidR="00616636" w:rsidRDefault="00616636">
      <w:pPr>
        <w:pStyle w:val="Corpodetexto"/>
        <w:spacing w:before="128"/>
        <w:ind w:firstLineChars="100" w:firstLine="219"/>
        <w:jc w:val="both"/>
        <w:rPr>
          <w:b/>
          <w:bCs/>
          <w:spacing w:val="-2"/>
          <w:lang w:val="pt-BR"/>
        </w:rPr>
      </w:pPr>
    </w:p>
    <w:p w14:paraId="159F0FC8" w14:textId="77777777" w:rsidR="00616636" w:rsidRDefault="00616636">
      <w:pPr>
        <w:pStyle w:val="Corpodetexto"/>
        <w:spacing w:before="128"/>
        <w:ind w:firstLineChars="100" w:firstLine="219"/>
        <w:jc w:val="both"/>
        <w:rPr>
          <w:b/>
          <w:bCs/>
          <w:spacing w:val="-2"/>
          <w:lang w:val="pt-BR"/>
        </w:rPr>
      </w:pPr>
    </w:p>
    <w:p w14:paraId="122D305E" w14:textId="77777777" w:rsidR="00616636" w:rsidRDefault="00616636">
      <w:pPr>
        <w:pStyle w:val="Corpodetexto"/>
        <w:spacing w:before="128"/>
        <w:ind w:firstLineChars="100" w:firstLine="219"/>
        <w:jc w:val="both"/>
        <w:rPr>
          <w:b/>
          <w:bCs/>
          <w:spacing w:val="-2"/>
          <w:lang w:val="pt-BR"/>
        </w:rPr>
      </w:pPr>
    </w:p>
    <w:p w14:paraId="6AA54F47" w14:textId="77777777" w:rsidR="00616636" w:rsidRDefault="00616636">
      <w:pPr>
        <w:pStyle w:val="Corpodetexto"/>
        <w:spacing w:before="128"/>
        <w:ind w:firstLineChars="100" w:firstLine="219"/>
        <w:jc w:val="both"/>
        <w:rPr>
          <w:b/>
          <w:bCs/>
          <w:spacing w:val="-2"/>
          <w:lang w:val="pt-BR"/>
        </w:rPr>
      </w:pPr>
    </w:p>
    <w:p w14:paraId="62DF3B6B" w14:textId="77777777" w:rsidR="00616636" w:rsidRDefault="00616636">
      <w:pPr>
        <w:pStyle w:val="Corpodetexto"/>
        <w:spacing w:before="128"/>
        <w:ind w:firstLineChars="100" w:firstLine="219"/>
        <w:jc w:val="both"/>
        <w:rPr>
          <w:b/>
          <w:bCs/>
          <w:spacing w:val="-2"/>
          <w:lang w:val="pt-BR"/>
        </w:rPr>
      </w:pPr>
    </w:p>
    <w:p w14:paraId="28F775E7" w14:textId="77777777" w:rsidR="00616636" w:rsidRDefault="00616636">
      <w:pPr>
        <w:pStyle w:val="Corpodetexto"/>
        <w:spacing w:before="128"/>
        <w:ind w:firstLineChars="100" w:firstLine="219"/>
        <w:jc w:val="both"/>
        <w:rPr>
          <w:b/>
          <w:bCs/>
          <w:spacing w:val="-2"/>
          <w:lang w:val="pt-BR"/>
        </w:rPr>
      </w:pPr>
    </w:p>
    <w:p w14:paraId="3872E653" w14:textId="77777777" w:rsidR="00616636" w:rsidRDefault="00616636">
      <w:pPr>
        <w:pStyle w:val="Corpodetexto"/>
        <w:spacing w:before="128"/>
        <w:ind w:firstLineChars="100" w:firstLine="219"/>
        <w:jc w:val="both"/>
        <w:rPr>
          <w:b/>
          <w:bCs/>
          <w:spacing w:val="-2"/>
          <w:lang w:val="pt-BR"/>
        </w:rPr>
      </w:pPr>
    </w:p>
    <w:p w14:paraId="2AFADBF7" w14:textId="77777777" w:rsidR="00616636" w:rsidRDefault="00616636">
      <w:pPr>
        <w:pStyle w:val="Corpodetexto"/>
        <w:spacing w:before="128"/>
        <w:ind w:firstLineChars="100" w:firstLine="219"/>
        <w:jc w:val="both"/>
        <w:rPr>
          <w:b/>
          <w:bCs/>
          <w:spacing w:val="-2"/>
          <w:lang w:val="pt-BR"/>
        </w:rPr>
      </w:pPr>
    </w:p>
    <w:p w14:paraId="74D55617" w14:textId="77777777" w:rsidR="00616636" w:rsidRDefault="00616636">
      <w:pPr>
        <w:pStyle w:val="Corpodetexto"/>
        <w:spacing w:before="128"/>
        <w:ind w:firstLineChars="100" w:firstLine="219"/>
        <w:jc w:val="both"/>
        <w:rPr>
          <w:b/>
          <w:bCs/>
          <w:spacing w:val="-2"/>
          <w:lang w:val="pt-BR"/>
        </w:rPr>
      </w:pPr>
    </w:p>
    <w:p w14:paraId="37549582" w14:textId="77777777" w:rsidR="00616636" w:rsidRDefault="00616636">
      <w:pPr>
        <w:pStyle w:val="Corpodetexto"/>
        <w:spacing w:before="128"/>
        <w:ind w:firstLineChars="100" w:firstLine="219"/>
        <w:jc w:val="both"/>
        <w:rPr>
          <w:b/>
          <w:bCs/>
          <w:spacing w:val="-2"/>
          <w:lang w:val="pt-BR"/>
        </w:rPr>
      </w:pPr>
    </w:p>
    <w:p w14:paraId="42F87E75" w14:textId="77777777" w:rsidR="00616636" w:rsidRDefault="00616636">
      <w:pPr>
        <w:pStyle w:val="Corpodetexto"/>
        <w:spacing w:before="128"/>
        <w:ind w:firstLineChars="100" w:firstLine="219"/>
        <w:jc w:val="both"/>
        <w:rPr>
          <w:b/>
          <w:bCs/>
          <w:spacing w:val="-2"/>
          <w:lang w:val="pt-BR"/>
        </w:rPr>
      </w:pPr>
    </w:p>
    <w:p w14:paraId="52182D5D" w14:textId="77777777" w:rsidR="00616636" w:rsidRDefault="00616636">
      <w:pPr>
        <w:pStyle w:val="Corpodetexto"/>
        <w:spacing w:before="128"/>
        <w:ind w:firstLineChars="100" w:firstLine="219"/>
        <w:jc w:val="both"/>
        <w:rPr>
          <w:b/>
          <w:bCs/>
          <w:spacing w:val="-2"/>
          <w:lang w:val="pt-BR"/>
        </w:rPr>
      </w:pPr>
    </w:p>
    <w:p w14:paraId="049120FB" w14:textId="77777777" w:rsidR="00616636" w:rsidRDefault="00616636">
      <w:pPr>
        <w:pStyle w:val="Corpodetexto"/>
        <w:spacing w:before="128"/>
        <w:ind w:firstLineChars="100" w:firstLine="219"/>
        <w:jc w:val="both"/>
        <w:rPr>
          <w:b/>
          <w:bCs/>
          <w:spacing w:val="-2"/>
          <w:lang w:val="pt-BR"/>
        </w:rPr>
      </w:pPr>
    </w:p>
    <w:p w14:paraId="4EAAE8A4" w14:textId="77777777" w:rsidR="00616636" w:rsidRDefault="00616636">
      <w:pPr>
        <w:pStyle w:val="Corpodetexto"/>
        <w:spacing w:before="128"/>
        <w:ind w:firstLineChars="100" w:firstLine="219"/>
        <w:jc w:val="both"/>
        <w:rPr>
          <w:b/>
          <w:bCs/>
          <w:spacing w:val="-2"/>
          <w:lang w:val="pt-BR"/>
        </w:rPr>
      </w:pPr>
    </w:p>
    <w:p w14:paraId="0DABC2E8" w14:textId="77777777" w:rsidR="00616636" w:rsidRDefault="00616636">
      <w:pPr>
        <w:pStyle w:val="Corpodetexto"/>
        <w:spacing w:before="128"/>
        <w:ind w:firstLineChars="100" w:firstLine="219"/>
        <w:jc w:val="both"/>
        <w:rPr>
          <w:b/>
          <w:bCs/>
          <w:spacing w:val="-2"/>
          <w:lang w:val="pt-BR"/>
        </w:rPr>
      </w:pPr>
    </w:p>
    <w:p w14:paraId="11610444" w14:textId="77777777" w:rsidR="00616636" w:rsidRDefault="00616636">
      <w:pPr>
        <w:pStyle w:val="Corpodetexto"/>
        <w:spacing w:before="128"/>
        <w:ind w:firstLineChars="100" w:firstLine="219"/>
        <w:jc w:val="both"/>
        <w:rPr>
          <w:b/>
          <w:bCs/>
          <w:spacing w:val="-2"/>
          <w:lang w:val="pt-BR"/>
        </w:rPr>
      </w:pPr>
    </w:p>
    <w:p w14:paraId="51ED7134" w14:textId="77777777" w:rsidR="00616636" w:rsidRDefault="00616636">
      <w:pPr>
        <w:pStyle w:val="Corpodetexto"/>
        <w:spacing w:before="128"/>
        <w:ind w:firstLineChars="100" w:firstLine="219"/>
        <w:jc w:val="both"/>
        <w:rPr>
          <w:b/>
          <w:bCs/>
          <w:spacing w:val="-2"/>
          <w:lang w:val="pt-BR"/>
        </w:rPr>
      </w:pPr>
    </w:p>
    <w:p w14:paraId="1D1CC331" w14:textId="77777777" w:rsidR="00616636" w:rsidRDefault="00616636">
      <w:pPr>
        <w:pStyle w:val="Corpodetexto"/>
        <w:spacing w:before="128"/>
        <w:ind w:firstLineChars="100" w:firstLine="219"/>
        <w:jc w:val="both"/>
        <w:rPr>
          <w:b/>
          <w:bCs/>
          <w:spacing w:val="-2"/>
          <w:lang w:val="pt-BR"/>
        </w:rPr>
      </w:pPr>
    </w:p>
    <w:p w14:paraId="7378E678" w14:textId="77777777" w:rsidR="00616636" w:rsidRDefault="00616636">
      <w:pPr>
        <w:pStyle w:val="Corpodetexto"/>
        <w:spacing w:before="128"/>
        <w:ind w:firstLineChars="100" w:firstLine="219"/>
        <w:jc w:val="both"/>
        <w:rPr>
          <w:b/>
          <w:bCs/>
          <w:spacing w:val="-2"/>
          <w:lang w:val="pt-BR"/>
        </w:rPr>
      </w:pPr>
    </w:p>
    <w:p w14:paraId="002E883A" w14:textId="77777777" w:rsidR="00616636" w:rsidRDefault="00616636">
      <w:pPr>
        <w:pStyle w:val="Corpodetexto"/>
        <w:spacing w:before="128"/>
        <w:jc w:val="both"/>
        <w:rPr>
          <w:b/>
          <w:bCs/>
          <w:spacing w:val="-2"/>
          <w:lang w:val="pt-BR"/>
        </w:rPr>
      </w:pPr>
    </w:p>
    <w:p w14:paraId="142CCBA6" w14:textId="77777777" w:rsidR="00616636" w:rsidRDefault="00331C9E">
      <w:pPr>
        <w:pStyle w:val="Corpodetexto"/>
        <w:spacing w:before="128"/>
        <w:jc w:val="both"/>
        <w:rPr>
          <w:b/>
          <w:bCs/>
          <w:spacing w:val="-2"/>
          <w:sz w:val="28"/>
          <w:szCs w:val="28"/>
          <w:lang w:val="pt-BR"/>
        </w:rPr>
      </w:pPr>
      <w:r>
        <w:rPr>
          <w:b/>
          <w:bCs/>
          <w:spacing w:val="-2"/>
          <w:sz w:val="28"/>
          <w:szCs w:val="28"/>
          <w:lang w:val="pt-BR"/>
        </w:rPr>
        <w:t xml:space="preserve"> </w:t>
      </w:r>
    </w:p>
    <w:p w14:paraId="158D6A16" w14:textId="77777777" w:rsidR="00616636" w:rsidRDefault="00331C9E">
      <w:pPr>
        <w:pStyle w:val="Corpodetexto"/>
        <w:spacing w:before="128"/>
        <w:jc w:val="both"/>
        <w:rPr>
          <w:b/>
          <w:bCs/>
          <w:spacing w:val="-2"/>
          <w:sz w:val="28"/>
          <w:szCs w:val="28"/>
          <w:lang w:val="pt-BR"/>
        </w:rPr>
      </w:pPr>
      <w:r>
        <w:rPr>
          <w:b/>
          <w:bCs/>
          <w:spacing w:val="-2"/>
          <w:sz w:val="28"/>
          <w:szCs w:val="28"/>
          <w:lang w:val="pt-BR"/>
        </w:rPr>
        <w:t xml:space="preserve">  Situação Atual</w:t>
      </w:r>
    </w:p>
    <w:p w14:paraId="6D52EF13" w14:textId="77777777" w:rsidR="00F77012" w:rsidRDefault="00F77012">
      <w:pPr>
        <w:pStyle w:val="Corpodetexto"/>
        <w:spacing w:before="128" w:line="360" w:lineRule="auto"/>
        <w:jc w:val="both"/>
        <w:rPr>
          <w:ins w:id="36" w:author="Marcos Villas" w:date="2024-10-24T08:40:00Z"/>
          <w:spacing w:val="-2"/>
          <w:lang w:val="pt-BR"/>
        </w:rPr>
      </w:pPr>
    </w:p>
    <w:p w14:paraId="27C80587" w14:textId="280BE45D" w:rsidR="00F77012" w:rsidRDefault="00F77012">
      <w:pPr>
        <w:pStyle w:val="Corpodetexto"/>
        <w:spacing w:before="128" w:line="360" w:lineRule="auto"/>
        <w:jc w:val="both"/>
        <w:rPr>
          <w:ins w:id="37" w:author="Marcos Villas" w:date="2024-10-24T08:40:00Z"/>
          <w:spacing w:val="-2"/>
          <w:lang w:val="pt-BR"/>
        </w:rPr>
      </w:pPr>
      <w:ins w:id="38" w:author="Marcos Villas" w:date="2024-10-24T08:41:00Z">
        <w:r w:rsidRPr="00520879">
          <w:rPr>
            <w:spacing w:val="-2"/>
            <w:highlight w:val="yellow"/>
            <w:lang w:val="pt-BR"/>
            <w:rPrChange w:id="39" w:author="Marcos Villas" w:date="2024-10-24T08:42:00Z">
              <w:rPr>
                <w:spacing w:val="-2"/>
                <w:lang w:val="pt-BR"/>
              </w:rPr>
            </w:rPrChange>
          </w:rPr>
          <w:t>Tabelas em sistemas legados, se</w:t>
        </w:r>
      </w:ins>
      <w:ins w:id="40" w:author="Marcos Villas" w:date="2024-10-24T08:42:00Z">
        <w:r w:rsidR="00520879" w:rsidRPr="00520879">
          <w:rPr>
            <w:spacing w:val="-2"/>
            <w:highlight w:val="yellow"/>
            <w:lang w:val="pt-BR"/>
            <w:rPrChange w:id="41" w:author="Marcos Villas" w:date="2024-10-24T08:42:00Z">
              <w:rPr>
                <w:spacing w:val="-2"/>
                <w:lang w:val="pt-BR"/>
              </w:rPr>
            </w:rPrChange>
          </w:rPr>
          <w:t>m</w:t>
        </w:r>
      </w:ins>
      <w:ins w:id="42" w:author="Marcos Villas" w:date="2024-10-24T08:41:00Z">
        <w:r w:rsidRPr="00520879">
          <w:rPr>
            <w:spacing w:val="-2"/>
            <w:highlight w:val="yellow"/>
            <w:lang w:val="pt-BR"/>
            <w:rPrChange w:id="43" w:author="Marcos Villas" w:date="2024-10-24T08:42:00Z">
              <w:rPr>
                <w:spacing w:val="-2"/>
                <w:lang w:val="pt-BR"/>
              </w:rPr>
            </w:rPrChange>
          </w:rPr>
          <w:t xml:space="preserve"> </w:t>
        </w:r>
        <w:proofErr w:type="spellStart"/>
        <w:r w:rsidRPr="00520879">
          <w:rPr>
            <w:spacing w:val="-2"/>
            <w:highlight w:val="yellow"/>
            <w:lang w:val="pt-BR"/>
            <w:rPrChange w:id="44" w:author="Marcos Villas" w:date="2024-10-24T08:42:00Z">
              <w:rPr>
                <w:spacing w:val="-2"/>
                <w:lang w:val="pt-BR"/>
              </w:rPr>
            </w:rPrChange>
          </w:rPr>
          <w:t>FKs</w:t>
        </w:r>
      </w:ins>
      <w:proofErr w:type="spellEnd"/>
      <w:ins w:id="45" w:author="Marcos Villas" w:date="2024-10-24T08:42:00Z">
        <w:r w:rsidR="00520879" w:rsidRPr="00520879">
          <w:rPr>
            <w:spacing w:val="-2"/>
            <w:highlight w:val="yellow"/>
            <w:lang w:val="pt-BR"/>
            <w:rPrChange w:id="46" w:author="Marcos Villas" w:date="2024-10-24T08:42:00Z">
              <w:rPr>
                <w:spacing w:val="-2"/>
                <w:lang w:val="pt-BR"/>
              </w:rPr>
            </w:rPrChange>
          </w:rPr>
          <w:t xml:space="preserve"> [referência</w:t>
        </w:r>
        <w:proofErr w:type="gramStart"/>
        <w:r w:rsidR="00520879" w:rsidRPr="00520879">
          <w:rPr>
            <w:spacing w:val="-2"/>
            <w:highlight w:val="yellow"/>
            <w:lang w:val="pt-BR"/>
            <w:rPrChange w:id="47" w:author="Marcos Villas" w:date="2024-10-24T08:42:00Z">
              <w:rPr>
                <w:spacing w:val="-2"/>
                <w:lang w:val="pt-BR"/>
              </w:rPr>
            </w:rPrChange>
          </w:rPr>
          <w:t xml:space="preserve">] </w:t>
        </w:r>
      </w:ins>
      <w:ins w:id="48" w:author="Marcos Villas" w:date="2024-10-24T08:41:00Z">
        <w:r w:rsidRPr="00520879">
          <w:rPr>
            <w:spacing w:val="-2"/>
            <w:highlight w:val="yellow"/>
            <w:lang w:val="pt-BR"/>
            <w:rPrChange w:id="49" w:author="Marcos Villas" w:date="2024-10-24T08:42:00Z">
              <w:rPr>
                <w:spacing w:val="-2"/>
                <w:lang w:val="pt-BR"/>
              </w:rPr>
            </w:rPrChange>
          </w:rPr>
          <w:t>;</w:t>
        </w:r>
        <w:proofErr w:type="gramEnd"/>
        <w:r w:rsidRPr="00520879">
          <w:rPr>
            <w:spacing w:val="-2"/>
            <w:highlight w:val="yellow"/>
            <w:lang w:val="pt-BR"/>
            <w:rPrChange w:id="50" w:author="Marcos Villas" w:date="2024-10-24T08:42:00Z">
              <w:rPr>
                <w:spacing w:val="-2"/>
                <w:lang w:val="pt-BR"/>
              </w:rPr>
            </w:rPrChange>
          </w:rPr>
          <w:t xml:space="preserve"> data </w:t>
        </w:r>
        <w:proofErr w:type="spellStart"/>
        <w:r w:rsidRPr="00520879">
          <w:rPr>
            <w:spacing w:val="-2"/>
            <w:highlight w:val="yellow"/>
            <w:lang w:val="pt-BR"/>
            <w:rPrChange w:id="51" w:author="Marcos Villas" w:date="2024-10-24T08:42:00Z">
              <w:rPr>
                <w:spacing w:val="-2"/>
                <w:lang w:val="pt-BR"/>
              </w:rPr>
            </w:rPrChange>
          </w:rPr>
          <w:t>lakes</w:t>
        </w:r>
        <w:proofErr w:type="spellEnd"/>
        <w:r w:rsidRPr="00520879">
          <w:rPr>
            <w:spacing w:val="-2"/>
            <w:highlight w:val="yellow"/>
            <w:lang w:val="pt-BR"/>
            <w:rPrChange w:id="52" w:author="Marcos Villas" w:date="2024-10-24T08:42:00Z">
              <w:rPr>
                <w:spacing w:val="-2"/>
                <w:lang w:val="pt-BR"/>
              </w:rPr>
            </w:rPrChange>
          </w:rPr>
          <w:t xml:space="preserve"> que “colecionam” </w:t>
        </w:r>
        <w:proofErr w:type="spellStart"/>
        <w:r w:rsidRPr="00520879">
          <w:rPr>
            <w:spacing w:val="-2"/>
            <w:highlight w:val="yellow"/>
            <w:lang w:val="pt-BR"/>
            <w:rPrChange w:id="53" w:author="Marcos Villas" w:date="2024-10-24T08:42:00Z">
              <w:rPr>
                <w:spacing w:val="-2"/>
                <w:lang w:val="pt-BR"/>
              </w:rPr>
            </w:rPrChange>
          </w:rPr>
          <w:t>da</w:t>
        </w:r>
        <w:r w:rsidR="00520879" w:rsidRPr="00520879">
          <w:rPr>
            <w:spacing w:val="-2"/>
            <w:highlight w:val="yellow"/>
            <w:lang w:val="pt-BR"/>
            <w:rPrChange w:id="54" w:author="Marcos Villas" w:date="2024-10-24T08:42:00Z">
              <w:rPr>
                <w:spacing w:val="-2"/>
                <w:lang w:val="pt-BR"/>
              </w:rPr>
            </w:rPrChange>
          </w:rPr>
          <w:t>tasets</w:t>
        </w:r>
        <w:proofErr w:type="spellEnd"/>
        <w:r w:rsidR="00520879" w:rsidRPr="00520879">
          <w:rPr>
            <w:spacing w:val="-2"/>
            <w:highlight w:val="yellow"/>
            <w:lang w:val="pt-BR"/>
            <w:rPrChange w:id="55" w:author="Marcos Villas" w:date="2024-10-24T08:42:00Z">
              <w:rPr>
                <w:spacing w:val="-2"/>
                <w:lang w:val="pt-BR"/>
              </w:rPr>
            </w:rPrChange>
          </w:rPr>
          <w:t xml:space="preserve"> mas não os descrevem adequad</w:t>
        </w:r>
      </w:ins>
      <w:ins w:id="56" w:author="Marcos Villas" w:date="2024-10-24T08:42:00Z">
        <w:r w:rsidR="00520879" w:rsidRPr="00520879">
          <w:rPr>
            <w:spacing w:val="-2"/>
            <w:highlight w:val="yellow"/>
            <w:lang w:val="pt-BR"/>
            <w:rPrChange w:id="57" w:author="Marcos Villas" w:date="2024-10-24T08:42:00Z">
              <w:rPr>
                <w:spacing w:val="-2"/>
                <w:lang w:val="pt-BR"/>
              </w:rPr>
            </w:rPrChange>
          </w:rPr>
          <w:t>amente [referência],</w:t>
        </w:r>
      </w:ins>
    </w:p>
    <w:p w14:paraId="00249515" w14:textId="77777777" w:rsidR="00F77012" w:rsidRDefault="00F77012">
      <w:pPr>
        <w:pStyle w:val="Corpodetexto"/>
        <w:spacing w:before="128" w:line="360" w:lineRule="auto"/>
        <w:jc w:val="both"/>
        <w:rPr>
          <w:ins w:id="58" w:author="Marcos Villas" w:date="2024-10-24T08:40:00Z"/>
          <w:spacing w:val="-2"/>
          <w:lang w:val="pt-BR"/>
        </w:rPr>
      </w:pPr>
    </w:p>
    <w:p w14:paraId="6D2B9A79" w14:textId="21AA92A2" w:rsidR="00616636" w:rsidRDefault="00331C9E">
      <w:pPr>
        <w:pStyle w:val="Corpodetexto"/>
        <w:spacing w:before="128" w:line="360" w:lineRule="auto"/>
        <w:jc w:val="both"/>
        <w:rPr>
          <w:spacing w:val="-2"/>
          <w:lang w:val="pt-BR"/>
        </w:rPr>
      </w:pPr>
      <w:r>
        <w:rPr>
          <w:spacing w:val="-2"/>
          <w:lang w:val="pt-BR"/>
        </w:rPr>
        <w:t xml:space="preserve">A automação de correlações entre bancos de dados em tabelas utiliza técnicas avançadas de perfilamento e </w:t>
      </w:r>
      <w:r>
        <w:rPr>
          <w:spacing w:val="-2"/>
          <w:lang w:val="pt-BR"/>
        </w:rPr>
        <w:t xml:space="preserve">descoberta de metadados para otimizar a integração e limpeza de dados em grandes coleções. </w:t>
      </w:r>
      <w:r>
        <w:rPr>
          <w:spacing w:val="-2"/>
          <w:lang w:val="pt-BR"/>
        </w:rPr>
        <w:t xml:space="preserve">O perfilamento de dados, que envolve a descoberta de metadados para fins de integração e </w:t>
      </w:r>
      <w:commentRangeStart w:id="59"/>
      <w:r>
        <w:rPr>
          <w:spacing w:val="-2"/>
          <w:lang w:val="pt-BR"/>
        </w:rPr>
        <w:t>otimização de consultas</w:t>
      </w:r>
      <w:commentRangeEnd w:id="59"/>
      <w:r w:rsidR="00F77012">
        <w:rPr>
          <w:rStyle w:val="Refdecomentrio"/>
        </w:rPr>
        <w:commentReference w:id="59"/>
      </w:r>
      <w:r>
        <w:rPr>
          <w:spacing w:val="-2"/>
          <w:lang w:val="pt-BR"/>
        </w:rPr>
        <w:t xml:space="preserve">, é abordado pela ferramenta </w:t>
      </w:r>
      <w:proofErr w:type="spellStart"/>
      <w:r>
        <w:rPr>
          <w:spacing w:val="-2"/>
          <w:lang w:val="pt-BR"/>
        </w:rPr>
        <w:t>Metanome</w:t>
      </w:r>
      <w:proofErr w:type="spellEnd"/>
      <w:r>
        <w:rPr>
          <w:spacing w:val="-2"/>
          <w:lang w:val="pt-BR"/>
        </w:rPr>
        <w:t>, que aplica alg</w:t>
      </w:r>
      <w:r>
        <w:rPr>
          <w:spacing w:val="-2"/>
          <w:lang w:val="pt-BR"/>
        </w:rPr>
        <w:t>oritmos para a identificação automatizada de dependências complexas, como dependências de inclusão e funcionais, facilitando a análise e fusão de dados (</w:t>
      </w:r>
      <w:proofErr w:type="spellStart"/>
      <w:r>
        <w:rPr>
          <w:spacing w:val="-2"/>
          <w:lang w:val="pt-BR"/>
        </w:rPr>
        <w:t>Papenbrock</w:t>
      </w:r>
      <w:proofErr w:type="spellEnd"/>
      <w:r>
        <w:rPr>
          <w:spacing w:val="-2"/>
          <w:lang w:val="pt-BR"/>
        </w:rPr>
        <w:t xml:space="preserve"> et al., 2015).</w:t>
      </w:r>
    </w:p>
    <w:p w14:paraId="3CD2071B" w14:textId="77777777" w:rsidR="00616636" w:rsidRDefault="00616636">
      <w:pPr>
        <w:pStyle w:val="Corpodetexto"/>
        <w:spacing w:before="128" w:line="360" w:lineRule="auto"/>
        <w:jc w:val="both"/>
        <w:rPr>
          <w:spacing w:val="-2"/>
          <w:lang w:val="pt-BR"/>
        </w:rPr>
      </w:pPr>
    </w:p>
    <w:p w14:paraId="6067591E" w14:textId="77777777" w:rsidR="00616636" w:rsidRDefault="00331C9E">
      <w:pPr>
        <w:pStyle w:val="Corpodetexto"/>
        <w:spacing w:before="128" w:line="360" w:lineRule="auto"/>
        <w:jc w:val="both"/>
        <w:rPr>
          <w:spacing w:val="-2"/>
          <w:lang w:val="pt-BR"/>
        </w:rPr>
      </w:pPr>
      <w:r>
        <w:rPr>
          <w:spacing w:val="-2"/>
          <w:lang w:val="pt-BR"/>
        </w:rPr>
        <w:t>Para simplificar a aplicação de aprendizado de máquina em tarefas de corresp</w:t>
      </w:r>
      <w:r>
        <w:rPr>
          <w:spacing w:val="-2"/>
          <w:lang w:val="pt-BR"/>
        </w:rPr>
        <w:t xml:space="preserve">ondência de entidades, o </w:t>
      </w:r>
      <w:proofErr w:type="spellStart"/>
      <w:r>
        <w:rPr>
          <w:spacing w:val="-2"/>
          <w:lang w:val="pt-BR"/>
        </w:rPr>
        <w:t>AutoML</w:t>
      </w:r>
      <w:proofErr w:type="spellEnd"/>
      <w:r>
        <w:rPr>
          <w:spacing w:val="-2"/>
          <w:lang w:val="pt-BR"/>
        </w:rPr>
        <w:t xml:space="preserve"> combinado com o adaptador EM permite a automação da parametrização e treinamento de modelos, tornando mais acessível a detecção de registros duplicados entre tabelas (</w:t>
      </w:r>
      <w:proofErr w:type="spellStart"/>
      <w:r>
        <w:rPr>
          <w:spacing w:val="-2"/>
          <w:lang w:val="pt-BR"/>
        </w:rPr>
        <w:t>Papadakis</w:t>
      </w:r>
      <w:proofErr w:type="spellEnd"/>
      <w:r>
        <w:rPr>
          <w:spacing w:val="-2"/>
          <w:lang w:val="pt-BR"/>
        </w:rPr>
        <w:t xml:space="preserve"> et al., 2021). O uso de dependências funcionais</w:t>
      </w:r>
      <w:r>
        <w:rPr>
          <w:spacing w:val="-2"/>
          <w:lang w:val="pt-BR"/>
        </w:rPr>
        <w:t xml:space="preserve"> relaxadas (</w:t>
      </w:r>
      <w:proofErr w:type="spellStart"/>
      <w:r>
        <w:rPr>
          <w:spacing w:val="-2"/>
          <w:lang w:val="pt-BR"/>
        </w:rPr>
        <w:t>RFDs</w:t>
      </w:r>
      <w:proofErr w:type="spellEnd"/>
      <w:r>
        <w:rPr>
          <w:spacing w:val="-2"/>
          <w:lang w:val="pt-BR"/>
        </w:rPr>
        <w:t>) complementa esta abordagem, estendendo as dependências clássicas para lidar com inconsistências, capturando relações entre atributos em dados não padronizados (</w:t>
      </w:r>
      <w:proofErr w:type="spellStart"/>
      <w:r>
        <w:rPr>
          <w:spacing w:val="-2"/>
          <w:lang w:val="pt-BR"/>
        </w:rPr>
        <w:t>Caruccio</w:t>
      </w:r>
      <w:proofErr w:type="spellEnd"/>
      <w:r>
        <w:rPr>
          <w:spacing w:val="-2"/>
          <w:lang w:val="pt-BR"/>
        </w:rPr>
        <w:t xml:space="preserve"> et al., 2016). Com as </w:t>
      </w:r>
      <w:proofErr w:type="spellStart"/>
      <w:r>
        <w:rPr>
          <w:spacing w:val="-2"/>
          <w:lang w:val="pt-BR"/>
        </w:rPr>
        <w:t>RFDs</w:t>
      </w:r>
      <w:proofErr w:type="spellEnd"/>
      <w:r>
        <w:rPr>
          <w:spacing w:val="-2"/>
          <w:lang w:val="pt-BR"/>
        </w:rPr>
        <w:t>, é possível gerenciar conjuntos de dados h</w:t>
      </w:r>
      <w:r>
        <w:rPr>
          <w:spacing w:val="-2"/>
          <w:lang w:val="pt-BR"/>
        </w:rPr>
        <w:t>eterogêneos e ruidosos, otimizando processos de correção e agregação de dados (</w:t>
      </w:r>
      <w:proofErr w:type="spellStart"/>
      <w:r>
        <w:rPr>
          <w:spacing w:val="-2"/>
          <w:lang w:val="pt-BR"/>
        </w:rPr>
        <w:t>Caruccio</w:t>
      </w:r>
      <w:proofErr w:type="spellEnd"/>
      <w:r>
        <w:rPr>
          <w:spacing w:val="-2"/>
          <w:lang w:val="pt-BR"/>
        </w:rPr>
        <w:t xml:space="preserve"> et al., 2016).</w:t>
      </w:r>
    </w:p>
    <w:p w14:paraId="77D2CA95" w14:textId="77777777" w:rsidR="00616636" w:rsidRDefault="00616636">
      <w:pPr>
        <w:pStyle w:val="Corpodetexto"/>
        <w:spacing w:before="128" w:line="360" w:lineRule="auto"/>
        <w:jc w:val="both"/>
        <w:rPr>
          <w:spacing w:val="-2"/>
          <w:lang w:val="pt-BR"/>
        </w:rPr>
      </w:pPr>
    </w:p>
    <w:p w14:paraId="6CB2AB8A" w14:textId="77777777" w:rsidR="00616636" w:rsidRDefault="00331C9E">
      <w:pPr>
        <w:pStyle w:val="Corpodetexto"/>
        <w:spacing w:before="128" w:line="360" w:lineRule="auto"/>
        <w:jc w:val="both"/>
        <w:rPr>
          <w:spacing w:val="-2"/>
          <w:lang w:val="pt-BR"/>
        </w:rPr>
      </w:pPr>
      <w:r>
        <w:rPr>
          <w:spacing w:val="-2"/>
          <w:lang w:val="pt-BR"/>
        </w:rPr>
        <w:t xml:space="preserve">Em dados abertos, algoritmos de busca de similaridade, como </w:t>
      </w:r>
      <w:proofErr w:type="spellStart"/>
      <w:r>
        <w:rPr>
          <w:spacing w:val="-2"/>
          <w:lang w:val="pt-BR"/>
        </w:rPr>
        <w:t>Locality</w:t>
      </w:r>
      <w:proofErr w:type="spellEnd"/>
      <w:r>
        <w:rPr>
          <w:spacing w:val="-2"/>
          <w:lang w:val="pt-BR"/>
        </w:rPr>
        <w:t xml:space="preserve"> </w:t>
      </w:r>
      <w:proofErr w:type="spellStart"/>
      <w:r>
        <w:rPr>
          <w:spacing w:val="-2"/>
          <w:lang w:val="pt-BR"/>
        </w:rPr>
        <w:t>Sensitive</w:t>
      </w:r>
      <w:proofErr w:type="spellEnd"/>
      <w:r>
        <w:rPr>
          <w:spacing w:val="-2"/>
          <w:lang w:val="pt-BR"/>
        </w:rPr>
        <w:t xml:space="preserve"> </w:t>
      </w:r>
      <w:proofErr w:type="spellStart"/>
      <w:r>
        <w:rPr>
          <w:spacing w:val="-2"/>
          <w:lang w:val="pt-BR"/>
        </w:rPr>
        <w:t>Hashing</w:t>
      </w:r>
      <w:proofErr w:type="spellEnd"/>
      <w:r>
        <w:rPr>
          <w:spacing w:val="-2"/>
          <w:lang w:val="pt-BR"/>
        </w:rPr>
        <w:t xml:space="preserve"> (LSH), facilitam a tarefa de encontrar tabelas correlacionáveis, </w:t>
      </w:r>
      <w:r>
        <w:rPr>
          <w:spacing w:val="-2"/>
          <w:lang w:val="pt-BR"/>
        </w:rPr>
        <w:t>melhorando a escalabilidade e a precisão na detecção de atributos relacionados (</w:t>
      </w:r>
      <w:proofErr w:type="spellStart"/>
      <w:r>
        <w:rPr>
          <w:spacing w:val="-2"/>
          <w:lang w:val="pt-BR"/>
        </w:rPr>
        <w:t>Bhardwaj</w:t>
      </w:r>
      <w:proofErr w:type="spellEnd"/>
      <w:r>
        <w:rPr>
          <w:spacing w:val="-2"/>
          <w:lang w:val="pt-BR"/>
        </w:rPr>
        <w:t xml:space="preserve"> et al., 2020). Estas abordagens complementam ferramentas como </w:t>
      </w:r>
      <w:proofErr w:type="spellStart"/>
      <w:r>
        <w:rPr>
          <w:spacing w:val="-2"/>
          <w:lang w:val="pt-BR"/>
        </w:rPr>
        <w:t>Metanome</w:t>
      </w:r>
      <w:proofErr w:type="spellEnd"/>
      <w:r>
        <w:rPr>
          <w:spacing w:val="-2"/>
          <w:lang w:val="pt-BR"/>
        </w:rPr>
        <w:t xml:space="preserve"> ao permitir a integração eficiente de dados em bases governamentais </w:t>
      </w:r>
      <w:r>
        <w:rPr>
          <w:spacing w:val="-2"/>
          <w:lang w:val="pt-BR"/>
        </w:rPr>
        <w:lastRenderedPageBreak/>
        <w:t>abertas (</w:t>
      </w:r>
      <w:proofErr w:type="spellStart"/>
      <w:r>
        <w:rPr>
          <w:spacing w:val="-2"/>
          <w:lang w:val="pt-BR"/>
        </w:rPr>
        <w:t>Bhardwaj</w:t>
      </w:r>
      <w:proofErr w:type="spellEnd"/>
      <w:r>
        <w:rPr>
          <w:spacing w:val="-2"/>
          <w:lang w:val="pt-BR"/>
        </w:rPr>
        <w:t xml:space="preserve"> et al., 20</w:t>
      </w:r>
      <w:r>
        <w:rPr>
          <w:spacing w:val="-2"/>
          <w:lang w:val="pt-BR"/>
        </w:rPr>
        <w:t>20).</w:t>
      </w:r>
    </w:p>
    <w:p w14:paraId="1D6BBF40" w14:textId="77777777" w:rsidR="00616636" w:rsidRDefault="00616636">
      <w:pPr>
        <w:pStyle w:val="Corpodetexto"/>
        <w:spacing w:before="128" w:line="360" w:lineRule="auto"/>
        <w:jc w:val="both"/>
        <w:rPr>
          <w:spacing w:val="-2"/>
          <w:lang w:val="pt-BR"/>
        </w:rPr>
      </w:pPr>
    </w:p>
    <w:p w14:paraId="4994C64D" w14:textId="77777777" w:rsidR="00616636" w:rsidRDefault="00331C9E">
      <w:pPr>
        <w:pStyle w:val="Corpodetexto"/>
        <w:spacing w:before="128" w:line="360" w:lineRule="auto"/>
        <w:jc w:val="both"/>
        <w:rPr>
          <w:spacing w:val="-2"/>
          <w:lang w:val="pt-BR"/>
        </w:rPr>
      </w:pPr>
      <w:r>
        <w:rPr>
          <w:spacing w:val="-2"/>
          <w:lang w:val="pt-BR"/>
        </w:rPr>
        <w:t xml:space="preserve">A integração de técnicas como o perfilamento de dados, </w:t>
      </w:r>
      <w:proofErr w:type="spellStart"/>
      <w:r>
        <w:rPr>
          <w:spacing w:val="-2"/>
          <w:lang w:val="pt-BR"/>
        </w:rPr>
        <w:t>AutoML</w:t>
      </w:r>
      <w:proofErr w:type="spellEnd"/>
      <w:r>
        <w:rPr>
          <w:spacing w:val="-2"/>
          <w:lang w:val="pt-BR"/>
        </w:rPr>
        <w:t xml:space="preserve"> e </w:t>
      </w:r>
      <w:proofErr w:type="spellStart"/>
      <w:r>
        <w:rPr>
          <w:spacing w:val="-2"/>
          <w:lang w:val="pt-BR"/>
        </w:rPr>
        <w:t>RFDs</w:t>
      </w:r>
      <w:proofErr w:type="spellEnd"/>
      <w:r>
        <w:rPr>
          <w:spacing w:val="-2"/>
          <w:lang w:val="pt-BR"/>
        </w:rPr>
        <w:t xml:space="preserve"> demonstra um esforço para automatizar a detecção de correlações complexas entre bancos de dados e tabelas, facilitando uma análise mais rápida e eficaz, mesmo em cenários de dados i</w:t>
      </w:r>
      <w:r>
        <w:rPr>
          <w:spacing w:val="-2"/>
          <w:lang w:val="pt-BR"/>
        </w:rPr>
        <w:t>mprecisos e heterogêneos.</w:t>
      </w:r>
    </w:p>
    <w:p w14:paraId="6B885FD2" w14:textId="77777777" w:rsidR="00616636" w:rsidRDefault="00616636">
      <w:pPr>
        <w:pStyle w:val="Corpodetexto"/>
        <w:spacing w:before="128"/>
        <w:jc w:val="both"/>
        <w:rPr>
          <w:b/>
          <w:bCs/>
          <w:spacing w:val="-2"/>
          <w:sz w:val="28"/>
          <w:szCs w:val="28"/>
          <w:lang w:val="pt-BR"/>
        </w:rPr>
      </w:pPr>
    </w:p>
    <w:p w14:paraId="6CDB782A" w14:textId="60C17ECB" w:rsidR="00520879" w:rsidRDefault="00520879" w:rsidP="00520879">
      <w:pPr>
        <w:pStyle w:val="Corpodetexto"/>
        <w:spacing w:before="128"/>
        <w:ind w:firstLineChars="50" w:firstLine="140"/>
        <w:jc w:val="both"/>
        <w:rPr>
          <w:ins w:id="60" w:author="Marcos Villas" w:date="2024-10-24T08:42:00Z"/>
          <w:b/>
          <w:bCs/>
          <w:spacing w:val="-2"/>
          <w:sz w:val="28"/>
          <w:szCs w:val="28"/>
          <w:lang w:val="pt-BR"/>
        </w:rPr>
      </w:pPr>
      <w:ins w:id="61" w:author="Marcos Villas" w:date="2024-10-24T08:42:00Z">
        <w:r>
          <w:rPr>
            <w:b/>
            <w:bCs/>
            <w:spacing w:val="-2"/>
            <w:sz w:val="28"/>
            <w:szCs w:val="28"/>
            <w:lang w:val="pt-BR"/>
          </w:rPr>
          <w:t>Ob</w:t>
        </w:r>
      </w:ins>
      <w:ins w:id="62" w:author="Marcos Villas" w:date="2024-10-24T08:43:00Z">
        <w:r>
          <w:rPr>
            <w:b/>
            <w:bCs/>
            <w:spacing w:val="-2"/>
            <w:sz w:val="28"/>
            <w:szCs w:val="28"/>
            <w:lang w:val="pt-BR"/>
          </w:rPr>
          <w:t>jetivos</w:t>
        </w:r>
      </w:ins>
    </w:p>
    <w:p w14:paraId="69D0F20C" w14:textId="77777777" w:rsidR="00616636" w:rsidRDefault="00616636">
      <w:pPr>
        <w:pStyle w:val="Corpodetexto"/>
        <w:spacing w:before="128"/>
        <w:jc w:val="both"/>
        <w:rPr>
          <w:b/>
          <w:bCs/>
          <w:spacing w:val="-2"/>
          <w:sz w:val="28"/>
          <w:szCs w:val="28"/>
          <w:lang w:val="pt-BR"/>
        </w:rPr>
      </w:pPr>
    </w:p>
    <w:p w14:paraId="0FE2B2D2" w14:textId="02454573" w:rsidR="00616636" w:rsidRDefault="00520879">
      <w:pPr>
        <w:pStyle w:val="Corpodetexto"/>
        <w:spacing w:before="128"/>
        <w:jc w:val="both"/>
        <w:rPr>
          <w:ins w:id="63" w:author="Marcos Villas" w:date="2024-10-24T08:43:00Z"/>
          <w:b/>
          <w:bCs/>
          <w:spacing w:val="-2"/>
          <w:sz w:val="28"/>
          <w:szCs w:val="28"/>
          <w:lang w:val="pt-BR"/>
        </w:rPr>
      </w:pPr>
      <w:ins w:id="64" w:author="Marcos Villas" w:date="2024-10-24T08:43:00Z">
        <w:r w:rsidRPr="00520879">
          <w:rPr>
            <w:spacing w:val="-2"/>
            <w:lang w:val="pt-BR"/>
            <w:rPrChange w:id="65" w:author="Marcos Villas" w:date="2024-10-24T08:43:00Z">
              <w:rPr>
                <w:b/>
                <w:bCs/>
                <w:spacing w:val="-2"/>
                <w:sz w:val="28"/>
                <w:szCs w:val="28"/>
                <w:lang w:val="pt-BR"/>
              </w:rPr>
            </w:rPrChange>
          </w:rPr>
          <w:t>&lt;os do formulário</w:t>
        </w:r>
        <w:r>
          <w:rPr>
            <w:spacing w:val="-2"/>
            <w:lang w:val="pt-BR"/>
          </w:rPr>
          <w:t xml:space="preserve"> e do resumo</w:t>
        </w:r>
        <w:r w:rsidRPr="00520879">
          <w:rPr>
            <w:spacing w:val="-2"/>
            <w:lang w:val="pt-BR"/>
            <w:rPrChange w:id="66" w:author="Marcos Villas" w:date="2024-10-24T08:43:00Z">
              <w:rPr>
                <w:b/>
                <w:bCs/>
                <w:spacing w:val="-2"/>
                <w:sz w:val="28"/>
                <w:szCs w:val="28"/>
                <w:lang w:val="pt-BR"/>
              </w:rPr>
            </w:rPrChange>
          </w:rPr>
          <w:t>&gt;</w:t>
        </w:r>
      </w:ins>
    </w:p>
    <w:p w14:paraId="3A57DE68" w14:textId="77777777" w:rsidR="00520879" w:rsidRDefault="00520879">
      <w:pPr>
        <w:pStyle w:val="Corpodetexto"/>
        <w:spacing w:before="128"/>
        <w:jc w:val="both"/>
        <w:rPr>
          <w:b/>
          <w:bCs/>
          <w:spacing w:val="-2"/>
          <w:sz w:val="28"/>
          <w:szCs w:val="28"/>
          <w:lang w:val="pt-BR"/>
        </w:rPr>
      </w:pPr>
    </w:p>
    <w:p w14:paraId="06F2CA74" w14:textId="77777777" w:rsidR="00616636" w:rsidRDefault="00331C9E">
      <w:pPr>
        <w:pStyle w:val="Corpodetexto"/>
        <w:spacing w:before="128"/>
        <w:ind w:firstLineChars="50" w:firstLine="140"/>
        <w:jc w:val="both"/>
        <w:rPr>
          <w:b/>
          <w:bCs/>
          <w:spacing w:val="-2"/>
          <w:sz w:val="28"/>
          <w:szCs w:val="28"/>
          <w:lang w:val="pt-BR"/>
        </w:rPr>
      </w:pPr>
      <w:r>
        <w:rPr>
          <w:b/>
          <w:bCs/>
          <w:spacing w:val="-2"/>
          <w:sz w:val="28"/>
          <w:szCs w:val="28"/>
          <w:lang w:val="pt-BR"/>
        </w:rPr>
        <w:t>Plano de Ação</w:t>
      </w:r>
    </w:p>
    <w:p w14:paraId="20B8BFDF" w14:textId="77777777" w:rsidR="00520879" w:rsidRDefault="00331C9E">
      <w:pPr>
        <w:pStyle w:val="Corpodetexto"/>
        <w:spacing w:before="128" w:line="360" w:lineRule="auto"/>
        <w:jc w:val="both"/>
        <w:rPr>
          <w:ins w:id="67" w:author="Marcos Villas" w:date="2024-10-24T08:43:00Z"/>
          <w:b/>
          <w:bCs/>
          <w:spacing w:val="-2"/>
          <w:sz w:val="28"/>
          <w:szCs w:val="28"/>
          <w:lang w:val="pt-BR"/>
        </w:rPr>
      </w:pPr>
      <w:r>
        <w:rPr>
          <w:b/>
          <w:bCs/>
          <w:spacing w:val="-2"/>
          <w:sz w:val="28"/>
          <w:szCs w:val="28"/>
          <w:lang w:val="pt-BR"/>
        </w:rPr>
        <w:t xml:space="preserve">      </w:t>
      </w:r>
    </w:p>
    <w:p w14:paraId="6AA59737" w14:textId="4FE40624" w:rsidR="00520879" w:rsidRDefault="00520879" w:rsidP="00520879">
      <w:pPr>
        <w:pStyle w:val="Corpodetexto"/>
        <w:spacing w:before="128"/>
        <w:jc w:val="both"/>
        <w:rPr>
          <w:ins w:id="68" w:author="Marcos Villas" w:date="2024-10-24T08:43:00Z"/>
          <w:b/>
          <w:bCs/>
          <w:spacing w:val="-2"/>
          <w:sz w:val="28"/>
          <w:szCs w:val="28"/>
          <w:lang w:val="pt-BR"/>
        </w:rPr>
      </w:pPr>
      <w:ins w:id="69" w:author="Marcos Villas" w:date="2024-10-24T08:43:00Z">
        <w:r w:rsidRPr="00433F4B">
          <w:rPr>
            <w:spacing w:val="-2"/>
            <w:lang w:val="pt-BR"/>
          </w:rPr>
          <w:t>&lt;</w:t>
        </w:r>
        <w:r>
          <w:rPr>
            <w:spacing w:val="-2"/>
            <w:lang w:val="pt-BR"/>
          </w:rPr>
          <w:t>parágrafo</w:t>
        </w:r>
        <w:r w:rsidRPr="00433F4B">
          <w:rPr>
            <w:spacing w:val="-2"/>
            <w:lang w:val="pt-BR"/>
          </w:rPr>
          <w:t>&gt;</w:t>
        </w:r>
      </w:ins>
    </w:p>
    <w:p w14:paraId="2B4D8568" w14:textId="129CB42C" w:rsidR="00616636" w:rsidRDefault="00331C9E">
      <w:pPr>
        <w:pStyle w:val="Corpodetexto"/>
        <w:spacing w:before="128" w:line="360" w:lineRule="auto"/>
        <w:jc w:val="both"/>
        <w:rPr>
          <w:spacing w:val="-2"/>
          <w:lang w:val="pt-BR"/>
        </w:rPr>
      </w:pPr>
      <w:r>
        <w:rPr>
          <w:noProof/>
          <w:spacing w:val="-2"/>
          <w:lang w:val="pt-BR"/>
        </w:rPr>
        <w:drawing>
          <wp:inline distT="0" distB="0" distL="114300" distR="114300" wp14:anchorId="19FCEF61" wp14:editId="17782226">
            <wp:extent cx="5600065" cy="1417320"/>
            <wp:effectExtent l="0" t="0" r="635" b="11430"/>
            <wp:docPr id="3" name="Imagem 3" descr="TCC.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TCC.drawio"/>
                    <pic:cNvPicPr>
                      <a:picLocks noChangeAspect="1"/>
                    </pic:cNvPicPr>
                  </pic:nvPicPr>
                  <pic:blipFill>
                    <a:blip r:embed="rId14"/>
                    <a:stretch>
                      <a:fillRect/>
                    </a:stretch>
                  </pic:blipFill>
                  <pic:spPr>
                    <a:xfrm>
                      <a:off x="0" y="0"/>
                      <a:ext cx="5600065" cy="1417320"/>
                    </a:xfrm>
                    <a:prstGeom prst="rect">
                      <a:avLst/>
                    </a:prstGeom>
                  </pic:spPr>
                </pic:pic>
              </a:graphicData>
            </a:graphic>
          </wp:inline>
        </w:drawing>
      </w:r>
    </w:p>
    <w:p w14:paraId="5803A246" w14:textId="77777777" w:rsidR="00616636" w:rsidRDefault="00331C9E">
      <w:pPr>
        <w:pStyle w:val="Corpodetexto"/>
        <w:spacing w:before="128" w:line="360" w:lineRule="auto"/>
        <w:jc w:val="both"/>
      </w:pPr>
      <w:r>
        <w:rPr>
          <w:rStyle w:val="Forte"/>
        </w:rPr>
        <w:t>Revisão Bibliográfica</w:t>
      </w:r>
      <w:r>
        <w:br/>
        <w:t>Nesta etapa, serão reunidos e analisados artigos acadêmicos e outras referências relevantes que tratam de automação de correlações entre bancos de dados, mineração de dados e aprendiz</w:t>
      </w:r>
      <w:r>
        <w:t xml:space="preserve">ado de máquina. O objetivo é entender as técnicas existentes e como elas podem ser aplicadas na automação de correlações entre </w:t>
      </w:r>
      <w:commentRangeStart w:id="70"/>
      <w:r w:rsidRPr="00520879">
        <w:rPr>
          <w:highlight w:val="yellow"/>
          <w:rPrChange w:id="71" w:author="Marcos Villas" w:date="2024-10-24T08:44:00Z">
            <w:rPr/>
          </w:rPrChange>
        </w:rPr>
        <w:t>tabelas</w:t>
      </w:r>
      <w:commentRangeEnd w:id="70"/>
      <w:r w:rsidR="00520879">
        <w:rPr>
          <w:rStyle w:val="Refdecomentrio"/>
        </w:rPr>
        <w:commentReference w:id="70"/>
      </w:r>
      <w:r>
        <w:t>.</w:t>
      </w:r>
    </w:p>
    <w:p w14:paraId="1E7539D0" w14:textId="77777777" w:rsidR="00616636" w:rsidRPr="00F77012" w:rsidRDefault="00331C9E">
      <w:pPr>
        <w:pStyle w:val="NormalWeb"/>
        <w:spacing w:line="360" w:lineRule="auto"/>
        <w:jc w:val="both"/>
        <w:rPr>
          <w:rFonts w:ascii="Arial" w:hAnsi="Arial" w:cs="Arial"/>
          <w:sz w:val="22"/>
          <w:szCs w:val="22"/>
          <w:lang w:val="pt-BR"/>
        </w:rPr>
      </w:pPr>
      <w:r w:rsidRPr="00F77012">
        <w:rPr>
          <w:rStyle w:val="Forte"/>
          <w:rFonts w:ascii="Arial" w:hAnsi="Arial" w:cs="Arial"/>
          <w:sz w:val="22"/>
          <w:szCs w:val="22"/>
          <w:lang w:val="pt-BR"/>
        </w:rPr>
        <w:t>Apresentação de Conceitos e Técnicas</w:t>
      </w:r>
      <w:r w:rsidRPr="00F77012">
        <w:rPr>
          <w:rFonts w:ascii="Arial" w:hAnsi="Arial" w:cs="Arial"/>
          <w:sz w:val="22"/>
          <w:szCs w:val="22"/>
          <w:lang w:val="pt-BR"/>
        </w:rPr>
        <w:br/>
      </w:r>
      <w:r w:rsidRPr="00F77012">
        <w:rPr>
          <w:rFonts w:ascii="Arial" w:hAnsi="Arial" w:cs="Arial"/>
          <w:sz w:val="22"/>
          <w:szCs w:val="22"/>
          <w:lang w:val="pt-BR"/>
        </w:rPr>
        <w:t>Aqui serão apresentados os principais conceitos, como dependências funcionais relaxadas (</w:t>
      </w:r>
      <w:proofErr w:type="spellStart"/>
      <w:r w:rsidRPr="00F77012">
        <w:rPr>
          <w:rFonts w:ascii="Arial" w:hAnsi="Arial" w:cs="Arial"/>
          <w:sz w:val="22"/>
          <w:szCs w:val="22"/>
          <w:lang w:val="pt-BR"/>
        </w:rPr>
        <w:t>RFDs</w:t>
      </w:r>
      <w:proofErr w:type="spellEnd"/>
      <w:r w:rsidRPr="00F77012">
        <w:rPr>
          <w:rFonts w:ascii="Arial" w:hAnsi="Arial" w:cs="Arial"/>
          <w:sz w:val="22"/>
          <w:szCs w:val="22"/>
          <w:lang w:val="pt-BR"/>
        </w:rPr>
        <w:t xml:space="preserve">), </w:t>
      </w:r>
      <w:proofErr w:type="spellStart"/>
      <w:r w:rsidRPr="00F77012">
        <w:rPr>
          <w:rStyle w:val="nfase"/>
          <w:rFonts w:ascii="Arial" w:hAnsi="Arial" w:cs="Arial"/>
          <w:sz w:val="22"/>
          <w:szCs w:val="22"/>
          <w:lang w:val="pt-BR"/>
        </w:rPr>
        <w:t>AutoML</w:t>
      </w:r>
      <w:proofErr w:type="spellEnd"/>
      <w:r w:rsidRPr="00F77012">
        <w:rPr>
          <w:rFonts w:ascii="Arial" w:hAnsi="Arial" w:cs="Arial"/>
          <w:sz w:val="22"/>
          <w:szCs w:val="22"/>
          <w:lang w:val="pt-BR"/>
        </w:rPr>
        <w:t>, perfilamento de dados e algoritmos de similaridade (</w:t>
      </w:r>
      <w:proofErr w:type="spellStart"/>
      <w:r w:rsidRPr="00F77012">
        <w:rPr>
          <w:rStyle w:val="nfase"/>
          <w:rFonts w:ascii="Arial" w:hAnsi="Arial" w:cs="Arial"/>
          <w:sz w:val="22"/>
          <w:szCs w:val="22"/>
          <w:lang w:val="pt-BR"/>
        </w:rPr>
        <w:t>Locality</w:t>
      </w:r>
      <w:proofErr w:type="spellEnd"/>
      <w:r w:rsidRPr="00F77012">
        <w:rPr>
          <w:rStyle w:val="nfase"/>
          <w:rFonts w:ascii="Arial" w:hAnsi="Arial" w:cs="Arial"/>
          <w:sz w:val="22"/>
          <w:szCs w:val="22"/>
          <w:lang w:val="pt-BR"/>
        </w:rPr>
        <w:t xml:space="preserve"> </w:t>
      </w:r>
      <w:proofErr w:type="spellStart"/>
      <w:r w:rsidRPr="00F77012">
        <w:rPr>
          <w:rStyle w:val="nfase"/>
          <w:rFonts w:ascii="Arial" w:hAnsi="Arial" w:cs="Arial"/>
          <w:sz w:val="22"/>
          <w:szCs w:val="22"/>
          <w:lang w:val="pt-BR"/>
        </w:rPr>
        <w:t>Sensitive</w:t>
      </w:r>
      <w:proofErr w:type="spellEnd"/>
      <w:r w:rsidRPr="00F77012">
        <w:rPr>
          <w:rStyle w:val="nfase"/>
          <w:rFonts w:ascii="Arial" w:hAnsi="Arial" w:cs="Arial"/>
          <w:sz w:val="22"/>
          <w:szCs w:val="22"/>
          <w:lang w:val="pt-BR"/>
        </w:rPr>
        <w:t xml:space="preserve"> </w:t>
      </w:r>
      <w:proofErr w:type="spellStart"/>
      <w:r w:rsidRPr="00F77012">
        <w:rPr>
          <w:rStyle w:val="nfase"/>
          <w:rFonts w:ascii="Arial" w:hAnsi="Arial" w:cs="Arial"/>
          <w:sz w:val="22"/>
          <w:szCs w:val="22"/>
          <w:lang w:val="pt-BR"/>
        </w:rPr>
        <w:t>Hashing</w:t>
      </w:r>
      <w:proofErr w:type="spellEnd"/>
      <w:r w:rsidRPr="00F77012">
        <w:rPr>
          <w:rFonts w:ascii="Arial" w:hAnsi="Arial" w:cs="Arial"/>
          <w:sz w:val="22"/>
          <w:szCs w:val="22"/>
          <w:lang w:val="pt-BR"/>
        </w:rPr>
        <w:t xml:space="preserve">). Cada técnica será explicada e justificada quanto à sua </w:t>
      </w:r>
      <w:r w:rsidRPr="00F77012">
        <w:rPr>
          <w:rFonts w:ascii="Arial" w:hAnsi="Arial" w:cs="Arial"/>
          <w:sz w:val="22"/>
          <w:szCs w:val="22"/>
          <w:lang w:val="pt-BR"/>
        </w:rPr>
        <w:t>importância no processo de automação de correlações.</w:t>
      </w:r>
    </w:p>
    <w:p w14:paraId="1237A700" w14:textId="77777777" w:rsidR="00616636" w:rsidRPr="00F77012" w:rsidRDefault="00331C9E">
      <w:pPr>
        <w:pStyle w:val="NormalWeb"/>
        <w:spacing w:line="360" w:lineRule="auto"/>
        <w:jc w:val="both"/>
        <w:rPr>
          <w:rFonts w:ascii="Arial" w:hAnsi="Arial" w:cs="Arial"/>
          <w:sz w:val="22"/>
          <w:szCs w:val="22"/>
          <w:lang w:val="pt-BR"/>
        </w:rPr>
      </w:pPr>
      <w:r w:rsidRPr="00F77012">
        <w:rPr>
          <w:rStyle w:val="Forte"/>
          <w:rFonts w:ascii="Arial" w:hAnsi="Arial" w:cs="Arial"/>
          <w:sz w:val="22"/>
          <w:szCs w:val="22"/>
          <w:lang w:val="pt-BR"/>
        </w:rPr>
        <w:lastRenderedPageBreak/>
        <w:t>Proposta Inicial de Metodologia</w:t>
      </w:r>
      <w:r w:rsidRPr="00F77012">
        <w:rPr>
          <w:rFonts w:ascii="Arial" w:hAnsi="Arial" w:cs="Arial"/>
          <w:sz w:val="22"/>
          <w:szCs w:val="22"/>
          <w:lang w:val="pt-BR"/>
        </w:rPr>
        <w:br/>
        <w:t>Esta fase envolve a criação de um esboço inicial da metodologia que será aplicada para identificar correlações entre tabelas de diferentes bancos de dados. A proposta incl</w:t>
      </w:r>
      <w:r w:rsidRPr="00F77012">
        <w:rPr>
          <w:rFonts w:ascii="Arial" w:hAnsi="Arial" w:cs="Arial"/>
          <w:sz w:val="22"/>
          <w:szCs w:val="22"/>
          <w:lang w:val="pt-BR"/>
        </w:rPr>
        <w:t>uirá ferramentas e algoritmos que serão usados para descobrir metadados, encontrar chaves estrangeiras e identificar similaridades entre conjuntos de dados.</w:t>
      </w:r>
    </w:p>
    <w:p w14:paraId="7C0E5495" w14:textId="77777777" w:rsidR="00616636" w:rsidRPr="00F77012" w:rsidRDefault="00331C9E">
      <w:pPr>
        <w:pStyle w:val="NormalWeb"/>
        <w:spacing w:line="360" w:lineRule="auto"/>
        <w:jc w:val="both"/>
        <w:rPr>
          <w:rFonts w:ascii="Arial" w:hAnsi="Arial" w:cs="Arial"/>
          <w:sz w:val="22"/>
          <w:szCs w:val="22"/>
          <w:lang w:val="pt-BR"/>
        </w:rPr>
      </w:pPr>
      <w:r w:rsidRPr="00F77012">
        <w:rPr>
          <w:rStyle w:val="Forte"/>
          <w:rFonts w:ascii="Arial" w:hAnsi="Arial" w:cs="Arial"/>
          <w:sz w:val="22"/>
          <w:szCs w:val="22"/>
          <w:lang w:val="pt-BR"/>
        </w:rPr>
        <w:t xml:space="preserve">Avaliação com Conjuntos de </w:t>
      </w:r>
      <w:proofErr w:type="spellStart"/>
      <w:r w:rsidRPr="00F77012">
        <w:rPr>
          <w:rStyle w:val="Forte"/>
          <w:rFonts w:ascii="Arial" w:hAnsi="Arial" w:cs="Arial"/>
          <w:sz w:val="22"/>
          <w:szCs w:val="22"/>
          <w:lang w:val="pt-BR"/>
        </w:rPr>
        <w:t>Datasets</w:t>
      </w:r>
      <w:proofErr w:type="spellEnd"/>
      <w:r w:rsidRPr="00F77012">
        <w:rPr>
          <w:rFonts w:ascii="Arial" w:hAnsi="Arial" w:cs="Arial"/>
          <w:sz w:val="22"/>
          <w:szCs w:val="22"/>
          <w:lang w:val="pt-BR"/>
        </w:rPr>
        <w:br/>
        <w:t xml:space="preserve">Testes serão realizados com três conjuntos de </w:t>
      </w:r>
      <w:proofErr w:type="spellStart"/>
      <w:r w:rsidRPr="00F77012">
        <w:rPr>
          <w:rFonts w:ascii="Arial" w:hAnsi="Arial" w:cs="Arial"/>
          <w:sz w:val="22"/>
          <w:szCs w:val="22"/>
          <w:lang w:val="pt-BR"/>
        </w:rPr>
        <w:t>datasets</w:t>
      </w:r>
      <w:proofErr w:type="spellEnd"/>
      <w:r w:rsidRPr="00F77012">
        <w:rPr>
          <w:rFonts w:ascii="Arial" w:hAnsi="Arial" w:cs="Arial"/>
          <w:sz w:val="22"/>
          <w:szCs w:val="22"/>
          <w:lang w:val="pt-BR"/>
        </w:rPr>
        <w:t xml:space="preserve"> distinto</w:t>
      </w:r>
      <w:r w:rsidRPr="00F77012">
        <w:rPr>
          <w:rFonts w:ascii="Arial" w:hAnsi="Arial" w:cs="Arial"/>
          <w:sz w:val="22"/>
          <w:szCs w:val="22"/>
          <w:lang w:val="pt-BR"/>
        </w:rPr>
        <w:t xml:space="preserve">s. O foco será avaliar se a metodologia proposta consegue automatizar a identificação de correlações, como chaves estrangeiras ou similaridades. Exemplos de </w:t>
      </w:r>
      <w:proofErr w:type="spellStart"/>
      <w:r w:rsidRPr="00F77012">
        <w:rPr>
          <w:rFonts w:ascii="Arial" w:hAnsi="Arial" w:cs="Arial"/>
          <w:sz w:val="22"/>
          <w:szCs w:val="22"/>
          <w:lang w:val="pt-BR"/>
        </w:rPr>
        <w:t>datasets</w:t>
      </w:r>
      <w:proofErr w:type="spellEnd"/>
      <w:r w:rsidRPr="00F77012">
        <w:rPr>
          <w:rFonts w:ascii="Arial" w:hAnsi="Arial" w:cs="Arial"/>
          <w:sz w:val="22"/>
          <w:szCs w:val="22"/>
          <w:lang w:val="pt-BR"/>
        </w:rPr>
        <w:t xml:space="preserve"> incluem bases de dados públicas ou conjuntos de dados de pesquisa.</w:t>
      </w:r>
    </w:p>
    <w:p w14:paraId="4CCFD110" w14:textId="7E161673" w:rsidR="00616636" w:rsidRPr="00F77012" w:rsidRDefault="00331C9E">
      <w:pPr>
        <w:pStyle w:val="NormalWeb"/>
        <w:spacing w:line="360" w:lineRule="auto"/>
        <w:jc w:val="both"/>
        <w:rPr>
          <w:rFonts w:ascii="Arial" w:hAnsi="Arial" w:cs="Arial"/>
          <w:sz w:val="22"/>
          <w:szCs w:val="22"/>
          <w:lang w:val="pt-BR"/>
        </w:rPr>
      </w:pPr>
      <w:r w:rsidRPr="00F77012">
        <w:rPr>
          <w:rStyle w:val="Forte"/>
          <w:rFonts w:ascii="Arial" w:hAnsi="Arial" w:cs="Arial"/>
          <w:sz w:val="22"/>
          <w:szCs w:val="22"/>
          <w:lang w:val="pt-BR"/>
        </w:rPr>
        <w:t>Avaliação com Especiali</w:t>
      </w:r>
      <w:r w:rsidRPr="00F77012">
        <w:rPr>
          <w:rStyle w:val="Forte"/>
          <w:rFonts w:ascii="Arial" w:hAnsi="Arial" w:cs="Arial"/>
          <w:sz w:val="22"/>
          <w:szCs w:val="22"/>
          <w:lang w:val="pt-BR"/>
        </w:rPr>
        <w:t>stas</w:t>
      </w:r>
      <w:ins w:id="72" w:author="Marcos Villas" w:date="2024-10-24T08:48:00Z">
        <w:r w:rsidR="00520879">
          <w:rPr>
            <w:rStyle w:val="Forte"/>
            <w:rFonts w:ascii="Arial" w:hAnsi="Arial" w:cs="Arial"/>
            <w:sz w:val="22"/>
            <w:szCs w:val="22"/>
            <w:lang w:val="pt-BR"/>
          </w:rPr>
          <w:t xml:space="preserve"> </w:t>
        </w:r>
        <w:r w:rsidR="00520879" w:rsidRPr="00520879">
          <w:rPr>
            <w:rStyle w:val="Forte"/>
            <w:rFonts w:ascii="Arial" w:hAnsi="Arial" w:cs="Arial"/>
            <w:sz w:val="22"/>
            <w:szCs w:val="22"/>
            <w:highlight w:val="yellow"/>
            <w:lang w:val="pt-BR"/>
            <w:rPrChange w:id="73" w:author="Marcos Villas" w:date="2024-10-24T08:48:00Z">
              <w:rPr>
                <w:rStyle w:val="Forte"/>
                <w:rFonts w:ascii="Arial" w:hAnsi="Arial" w:cs="Arial"/>
                <w:sz w:val="22"/>
                <w:szCs w:val="22"/>
                <w:lang w:val="pt-BR"/>
              </w:rPr>
            </w:rPrChange>
          </w:rPr>
          <w:t>APÓS AVALIAÇÃO DATASETS</w:t>
        </w:r>
      </w:ins>
      <w:r w:rsidRPr="00F77012">
        <w:rPr>
          <w:rFonts w:ascii="Arial" w:hAnsi="Arial" w:cs="Arial"/>
          <w:sz w:val="22"/>
          <w:szCs w:val="22"/>
          <w:lang w:val="pt-BR"/>
        </w:rPr>
        <w:br/>
        <w:t>Dois especialistas em análise de dados serão convidados para revisar a metodologia proposta e fornecer feedback técnico. Essa avaliação ajudará a validar a aplicabilidade das técnicas e a identificar possíveis melhorias na abordagem.</w:t>
      </w:r>
    </w:p>
    <w:p w14:paraId="5B94333E" w14:textId="77777777" w:rsidR="00616636" w:rsidRPr="00F77012" w:rsidRDefault="00331C9E">
      <w:pPr>
        <w:pStyle w:val="NormalWeb"/>
        <w:spacing w:line="360" w:lineRule="auto"/>
        <w:jc w:val="both"/>
        <w:rPr>
          <w:rFonts w:ascii="Arial" w:hAnsi="Arial" w:cs="Arial"/>
          <w:sz w:val="22"/>
          <w:szCs w:val="22"/>
          <w:lang w:val="pt-BR"/>
        </w:rPr>
      </w:pPr>
      <w:r w:rsidRPr="00F77012">
        <w:rPr>
          <w:rStyle w:val="Forte"/>
          <w:rFonts w:ascii="Arial" w:hAnsi="Arial" w:cs="Arial"/>
          <w:sz w:val="22"/>
          <w:szCs w:val="22"/>
          <w:lang w:val="pt-BR"/>
        </w:rPr>
        <w:t>Resultados das Av</w:t>
      </w:r>
      <w:r w:rsidRPr="00F77012">
        <w:rPr>
          <w:rStyle w:val="Forte"/>
          <w:rFonts w:ascii="Arial" w:hAnsi="Arial" w:cs="Arial"/>
          <w:sz w:val="22"/>
          <w:szCs w:val="22"/>
          <w:lang w:val="pt-BR"/>
        </w:rPr>
        <w:t>aliações</w:t>
      </w:r>
      <w:r w:rsidRPr="00F77012">
        <w:rPr>
          <w:rFonts w:ascii="Arial" w:hAnsi="Arial" w:cs="Arial"/>
          <w:sz w:val="22"/>
          <w:szCs w:val="22"/>
          <w:lang w:val="pt-BR"/>
        </w:rPr>
        <w:br/>
        <w:t xml:space="preserve">Nesta etapa, serão organizados os resultados obtidos tanto das avaliações automáticas (com </w:t>
      </w:r>
      <w:proofErr w:type="spellStart"/>
      <w:r w:rsidRPr="00F77012">
        <w:rPr>
          <w:rFonts w:ascii="Arial" w:hAnsi="Arial" w:cs="Arial"/>
          <w:sz w:val="22"/>
          <w:szCs w:val="22"/>
          <w:lang w:val="pt-BR"/>
        </w:rPr>
        <w:t>datasets</w:t>
      </w:r>
      <w:proofErr w:type="spellEnd"/>
      <w:r w:rsidRPr="00F77012">
        <w:rPr>
          <w:rFonts w:ascii="Arial" w:hAnsi="Arial" w:cs="Arial"/>
          <w:sz w:val="22"/>
          <w:szCs w:val="22"/>
          <w:lang w:val="pt-BR"/>
        </w:rPr>
        <w:t>) quanto das avaliações manuais (especialistas). A análise comparativa dos resultados será feita para identificar possíveis ajustes e melhorias na m</w:t>
      </w:r>
      <w:r w:rsidRPr="00F77012">
        <w:rPr>
          <w:rFonts w:ascii="Arial" w:hAnsi="Arial" w:cs="Arial"/>
          <w:sz w:val="22"/>
          <w:szCs w:val="22"/>
          <w:lang w:val="pt-BR"/>
        </w:rPr>
        <w:t>etodologia inicial.</w:t>
      </w:r>
    </w:p>
    <w:p w14:paraId="5F7EC8F5" w14:textId="77777777" w:rsidR="00616636" w:rsidRPr="00F77012" w:rsidRDefault="00331C9E">
      <w:pPr>
        <w:pStyle w:val="NormalWeb"/>
        <w:spacing w:line="360" w:lineRule="auto"/>
        <w:jc w:val="both"/>
        <w:rPr>
          <w:rFonts w:ascii="Arial" w:hAnsi="Arial" w:cs="Arial"/>
          <w:sz w:val="22"/>
          <w:szCs w:val="22"/>
          <w:lang w:val="pt-BR"/>
        </w:rPr>
      </w:pPr>
      <w:r w:rsidRPr="00F77012">
        <w:rPr>
          <w:rStyle w:val="Forte"/>
          <w:rFonts w:ascii="Arial" w:hAnsi="Arial" w:cs="Arial"/>
          <w:sz w:val="22"/>
          <w:szCs w:val="22"/>
          <w:lang w:val="pt-BR"/>
        </w:rPr>
        <w:t>Proposta da Metodologia Final</w:t>
      </w:r>
      <w:r w:rsidRPr="00F77012">
        <w:rPr>
          <w:rFonts w:ascii="Arial" w:hAnsi="Arial" w:cs="Arial"/>
          <w:sz w:val="22"/>
          <w:szCs w:val="22"/>
          <w:lang w:val="pt-BR"/>
        </w:rPr>
        <w:br/>
        <w:t xml:space="preserve">Baseado no feedback dos especialistas e nos resultados dos testes com </w:t>
      </w:r>
      <w:proofErr w:type="spellStart"/>
      <w:r w:rsidRPr="00F77012">
        <w:rPr>
          <w:rFonts w:ascii="Arial" w:hAnsi="Arial" w:cs="Arial"/>
          <w:sz w:val="22"/>
          <w:szCs w:val="22"/>
          <w:lang w:val="pt-BR"/>
        </w:rPr>
        <w:t>datasets</w:t>
      </w:r>
      <w:proofErr w:type="spellEnd"/>
      <w:r w:rsidRPr="00F77012">
        <w:rPr>
          <w:rFonts w:ascii="Arial" w:hAnsi="Arial" w:cs="Arial"/>
          <w:sz w:val="22"/>
          <w:szCs w:val="22"/>
          <w:lang w:val="pt-BR"/>
        </w:rPr>
        <w:t>, a metodologia será refinada</w:t>
      </w:r>
      <w:r>
        <w:rPr>
          <w:rFonts w:ascii="Arial" w:hAnsi="Arial" w:cs="Arial"/>
          <w:sz w:val="22"/>
          <w:szCs w:val="22"/>
          <w:lang w:val="pt-BR"/>
        </w:rPr>
        <w:t>, e</w:t>
      </w:r>
      <w:r w:rsidRPr="00F77012">
        <w:rPr>
          <w:rFonts w:ascii="Arial" w:hAnsi="Arial" w:cs="Arial"/>
          <w:sz w:val="22"/>
          <w:szCs w:val="22"/>
          <w:lang w:val="pt-BR"/>
        </w:rPr>
        <w:t xml:space="preserve"> </w:t>
      </w:r>
      <w:r>
        <w:rPr>
          <w:rFonts w:ascii="Arial" w:hAnsi="Arial" w:cs="Arial"/>
          <w:sz w:val="22"/>
          <w:szCs w:val="22"/>
          <w:lang w:val="pt-BR"/>
        </w:rPr>
        <w:t>a</w:t>
      </w:r>
      <w:r w:rsidRPr="00F77012">
        <w:rPr>
          <w:rFonts w:ascii="Arial" w:hAnsi="Arial" w:cs="Arial"/>
          <w:sz w:val="22"/>
          <w:szCs w:val="22"/>
          <w:lang w:val="pt-BR"/>
        </w:rPr>
        <w:t xml:space="preserve"> proposta final </w:t>
      </w:r>
      <w:r>
        <w:rPr>
          <w:rFonts w:ascii="Arial" w:hAnsi="Arial" w:cs="Arial"/>
          <w:sz w:val="22"/>
          <w:szCs w:val="22"/>
          <w:lang w:val="pt-BR"/>
        </w:rPr>
        <w:t>será</w:t>
      </w:r>
      <w:r w:rsidRPr="00F77012">
        <w:rPr>
          <w:rFonts w:ascii="Arial" w:hAnsi="Arial" w:cs="Arial"/>
          <w:sz w:val="22"/>
          <w:szCs w:val="22"/>
          <w:lang w:val="pt-BR"/>
        </w:rPr>
        <w:t xml:space="preserve"> </w:t>
      </w:r>
      <w:r>
        <w:rPr>
          <w:rFonts w:ascii="Arial" w:hAnsi="Arial" w:cs="Arial"/>
          <w:sz w:val="22"/>
          <w:szCs w:val="22"/>
          <w:lang w:val="pt-BR"/>
        </w:rPr>
        <w:t>criada para refletir</w:t>
      </w:r>
      <w:r w:rsidRPr="00F77012">
        <w:rPr>
          <w:rFonts w:ascii="Arial" w:hAnsi="Arial" w:cs="Arial"/>
          <w:sz w:val="22"/>
          <w:szCs w:val="22"/>
          <w:lang w:val="pt-BR"/>
        </w:rPr>
        <w:t xml:space="preserve"> as melhores práticas e soluções encontradas durante </w:t>
      </w:r>
      <w:r w:rsidRPr="00F77012">
        <w:rPr>
          <w:rFonts w:ascii="Arial" w:hAnsi="Arial" w:cs="Arial"/>
          <w:sz w:val="22"/>
          <w:szCs w:val="22"/>
          <w:lang w:val="pt-BR"/>
        </w:rPr>
        <w:t>o processo de avaliação.</w:t>
      </w:r>
    </w:p>
    <w:p w14:paraId="1DF04D60" w14:textId="306846A5" w:rsidR="00616636" w:rsidRDefault="00331C9E">
      <w:pPr>
        <w:pStyle w:val="NormalWeb"/>
        <w:spacing w:line="360" w:lineRule="auto"/>
        <w:jc w:val="both"/>
        <w:rPr>
          <w:ins w:id="74" w:author="Marcos Villas" w:date="2024-10-24T08:48:00Z"/>
          <w:rFonts w:ascii="Arial" w:hAnsi="Arial" w:cs="Arial"/>
          <w:sz w:val="22"/>
          <w:szCs w:val="22"/>
          <w:lang w:val="pt-BR"/>
        </w:rPr>
      </w:pPr>
      <w:r w:rsidRPr="00F77012">
        <w:rPr>
          <w:rStyle w:val="Forte"/>
          <w:rFonts w:ascii="Arial" w:hAnsi="Arial" w:cs="Arial"/>
          <w:sz w:val="22"/>
          <w:szCs w:val="22"/>
          <w:lang w:val="pt-BR"/>
        </w:rPr>
        <w:t>Conclusões e Recomendações</w:t>
      </w:r>
      <w:r w:rsidRPr="00F77012">
        <w:rPr>
          <w:rFonts w:ascii="Arial" w:hAnsi="Arial" w:cs="Arial"/>
          <w:sz w:val="22"/>
          <w:szCs w:val="22"/>
          <w:lang w:val="pt-BR"/>
        </w:rPr>
        <w:br/>
        <w:t>O trabalho será finalizado com as conclusões, resumindo os principais achados e sugerindo recomendações práticas para o uso da metodologia em outros contextos. Além disso, serão indicadas possíveis direçõ</w:t>
      </w:r>
      <w:r w:rsidRPr="00F77012">
        <w:rPr>
          <w:rFonts w:ascii="Arial" w:hAnsi="Arial" w:cs="Arial"/>
          <w:sz w:val="22"/>
          <w:szCs w:val="22"/>
          <w:lang w:val="pt-BR"/>
        </w:rPr>
        <w:t>es para pesquisas futuras ou aprimoramentos no método.</w:t>
      </w:r>
    </w:p>
    <w:p w14:paraId="2B6AEE00" w14:textId="40394978" w:rsidR="00520879" w:rsidRDefault="00520879">
      <w:pPr>
        <w:pStyle w:val="NormalWeb"/>
        <w:spacing w:line="360" w:lineRule="auto"/>
        <w:jc w:val="both"/>
        <w:rPr>
          <w:ins w:id="75" w:author="Marcos Villas" w:date="2024-10-24T08:48:00Z"/>
          <w:rFonts w:ascii="Arial" w:hAnsi="Arial" w:cs="Arial"/>
          <w:sz w:val="22"/>
          <w:szCs w:val="22"/>
          <w:lang w:val="pt-BR"/>
        </w:rPr>
      </w:pPr>
    </w:p>
    <w:p w14:paraId="70C467C4" w14:textId="3C1EEA19" w:rsidR="00520879" w:rsidRDefault="00520879">
      <w:pPr>
        <w:pStyle w:val="NormalWeb"/>
        <w:spacing w:line="360" w:lineRule="auto"/>
        <w:jc w:val="both"/>
        <w:rPr>
          <w:ins w:id="76" w:author="Marcos Villas" w:date="2024-10-24T08:48:00Z"/>
          <w:rFonts w:ascii="Arial" w:hAnsi="Arial" w:cs="Arial"/>
          <w:sz w:val="22"/>
          <w:szCs w:val="22"/>
          <w:lang w:val="pt-BR"/>
        </w:rPr>
      </w:pPr>
      <w:ins w:id="77" w:author="Marcos Villas" w:date="2024-10-24T08:48:00Z">
        <w:r>
          <w:rPr>
            <w:rFonts w:ascii="Arial" w:hAnsi="Arial" w:cs="Arial"/>
            <w:sz w:val="22"/>
            <w:szCs w:val="22"/>
            <w:lang w:val="pt-BR"/>
          </w:rPr>
          <w:t>REFEREÊNCIAS (ABNT 6023)</w:t>
        </w:r>
      </w:ins>
    </w:p>
    <w:p w14:paraId="3B952737" w14:textId="77777777" w:rsidR="00520879" w:rsidRDefault="00520879">
      <w:pPr>
        <w:pStyle w:val="NormalWeb"/>
        <w:spacing w:line="360" w:lineRule="auto"/>
        <w:jc w:val="both"/>
        <w:rPr>
          <w:rFonts w:ascii="Arial" w:hAnsi="Arial" w:cs="Arial"/>
          <w:spacing w:val="-2"/>
          <w:sz w:val="22"/>
          <w:szCs w:val="22"/>
          <w:lang w:val="pt-BR"/>
        </w:rPr>
      </w:pPr>
    </w:p>
    <w:sectPr w:rsidR="00520879">
      <w:pgSz w:w="11910" w:h="16840"/>
      <w:pgMar w:top="1417" w:right="1984" w:bottom="1417" w:left="1984" w:header="0" w:footer="100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9" w:author="Marcos Villas" w:date="2024-10-24T08:34:00Z" w:initials="MV">
    <w:p w14:paraId="438610F6" w14:textId="1C71BACD" w:rsidR="00F77012" w:rsidRDefault="00F77012">
      <w:pPr>
        <w:pStyle w:val="Textodecomentrio"/>
      </w:pPr>
      <w:r>
        <w:rPr>
          <w:rStyle w:val="Refdecomentrio"/>
        </w:rPr>
        <w:annotationRef/>
      </w:r>
      <w:r>
        <w:t>Citado na referência?</w:t>
      </w:r>
    </w:p>
  </w:comment>
  <w:comment w:id="70" w:author="Marcos Villas" w:date="2024-10-24T08:44:00Z" w:initials="MV">
    <w:p w14:paraId="063FB0F1" w14:textId="77777777" w:rsidR="00520879" w:rsidRDefault="00520879">
      <w:pPr>
        <w:pStyle w:val="Textodecomentrio"/>
      </w:pPr>
      <w:r>
        <w:rPr>
          <w:rStyle w:val="Refdecomentrio"/>
        </w:rPr>
        <w:annotationRef/>
      </w:r>
      <w:r>
        <w:t xml:space="preserve">Datasets, revisar em todo o texto, não apenas tabelas; </w:t>
      </w:r>
    </w:p>
    <w:p w14:paraId="794DA95D" w14:textId="77777777" w:rsidR="00520879" w:rsidRDefault="00520879">
      <w:pPr>
        <w:pStyle w:val="Textodecomentrio"/>
      </w:pPr>
    </w:p>
    <w:p w14:paraId="79CC6ABE" w14:textId="293A1A93" w:rsidR="00520879" w:rsidRDefault="00520879">
      <w:pPr>
        <w:pStyle w:val="Textodecomentrio"/>
      </w:pPr>
      <w:r>
        <w:t>DEPOIS de entregue a proposta, mencionar o conceito de “tidy data” (Luca) e vamos avaliar se vamos ter essa limitação ou não.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38610F6" w15:done="0"/>
  <w15:commentEx w15:paraId="79CC6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C4852E" w16cex:dateUtc="2024-10-24T11:34:00Z"/>
  <w16cex:commentExtensible w16cex:durableId="2AC48772" w16cex:dateUtc="2024-10-24T1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8610F6" w16cid:durableId="2AC4852E"/>
  <w16cid:commentId w16cid:paraId="79CC6ABE" w16cid:durableId="2AC487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08321" w14:textId="77777777" w:rsidR="00331C9E" w:rsidRDefault="00331C9E">
      <w:r>
        <w:separator/>
      </w:r>
    </w:p>
  </w:endnote>
  <w:endnote w:type="continuationSeparator" w:id="0">
    <w:p w14:paraId="03D41F0C" w14:textId="77777777" w:rsidR="00331C9E" w:rsidRDefault="00331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73658" w14:textId="77777777" w:rsidR="00616636" w:rsidRDefault="00331C9E">
    <w:pPr>
      <w:pStyle w:val="Corpodetexto"/>
      <w:spacing w:line="14" w:lineRule="auto"/>
      <w:rPr>
        <w:sz w:val="20"/>
      </w:rPr>
    </w:pPr>
    <w:r>
      <w:rPr>
        <w:noProof/>
      </w:rPr>
      <mc:AlternateContent>
        <mc:Choice Requires="wps">
          <w:drawing>
            <wp:anchor distT="0" distB="0" distL="0" distR="0" simplePos="0" relativeHeight="251659264" behindDoc="1" locked="0" layoutInCell="1" allowOverlap="1" wp14:anchorId="2D74AADA" wp14:editId="6FCB28B0">
              <wp:simplePos x="0" y="0"/>
              <wp:positionH relativeFrom="page">
                <wp:posOffset>6107430</wp:posOffset>
              </wp:positionH>
              <wp:positionV relativeFrom="page">
                <wp:posOffset>9913620</wp:posOffset>
              </wp:positionV>
              <wp:extent cx="244475" cy="182245"/>
              <wp:effectExtent l="0" t="0" r="0" b="0"/>
              <wp:wrapNone/>
              <wp:docPr id="1" name="Textbox 1"/>
              <wp:cNvGraphicFramePr/>
              <a:graphic xmlns:a="http://schemas.openxmlformats.org/drawingml/2006/main">
                <a:graphicData uri="http://schemas.microsoft.com/office/word/2010/wordprocessingShape">
                  <wps:wsp>
                    <wps:cNvSpPr txBox="1"/>
                    <wps:spPr>
                      <a:xfrm>
                        <a:off x="0" y="0"/>
                        <a:ext cx="244475" cy="182245"/>
                      </a:xfrm>
                      <a:prstGeom prst="rect">
                        <a:avLst/>
                      </a:prstGeom>
                    </wps:spPr>
                    <wps:txbx>
                      <w:txbxContent>
                        <w:p w14:paraId="5FE4CA51" w14:textId="77777777" w:rsidR="00616636" w:rsidRDefault="00331C9E">
                          <w:pPr>
                            <w:pStyle w:val="Corpodetexto"/>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D74AADA" id="_x0000_t202" coordsize="21600,21600" o:spt="202" path="m,l,21600r21600,l21600,xe">
              <v:stroke joinstyle="miter"/>
              <v:path gradientshapeok="t" o:connecttype="rect"/>
            </v:shapetype>
            <v:shape id="Textbox 1" o:spid="_x0000_s1026" type="#_x0000_t202" style="position:absolute;margin-left:480.9pt;margin-top:780.6pt;width:19.25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" filled="f" stroked="f">
              <v:textbox inset="0,0,0,0">
                <w:txbxContent>
                  <w:p w14:paraId="5FE4CA51" w14:textId="77777777" w:rsidR="00616636" w:rsidRDefault="00331C9E">
                    <w:pPr>
                      <w:pStyle w:val="Corpodetexto"/>
                      <w:spacing w:before="13"/>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C51CA" w14:textId="77777777" w:rsidR="00331C9E" w:rsidRDefault="00331C9E">
      <w:r>
        <w:separator/>
      </w:r>
    </w:p>
  </w:footnote>
  <w:footnote w:type="continuationSeparator" w:id="0">
    <w:p w14:paraId="1BB1A10C" w14:textId="77777777" w:rsidR="00331C9E" w:rsidRDefault="00331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A700A3"/>
    <w:multiLevelType w:val="hybridMultilevel"/>
    <w:tmpl w:val="C25CEC16"/>
    <w:lvl w:ilvl="0" w:tplc="04160001">
      <w:start w:val="1"/>
      <w:numFmt w:val="bullet"/>
      <w:lvlText w:val=""/>
      <w:lvlJc w:val="left"/>
      <w:pPr>
        <w:ind w:left="939" w:hanging="360"/>
      </w:pPr>
      <w:rPr>
        <w:rFonts w:ascii="Symbol" w:hAnsi="Symbol" w:hint="default"/>
      </w:rPr>
    </w:lvl>
    <w:lvl w:ilvl="1" w:tplc="04160003">
      <w:start w:val="1"/>
      <w:numFmt w:val="bullet"/>
      <w:lvlText w:val="o"/>
      <w:lvlJc w:val="left"/>
      <w:pPr>
        <w:ind w:left="1659" w:hanging="360"/>
      </w:pPr>
      <w:rPr>
        <w:rFonts w:ascii="Courier New" w:hAnsi="Courier New" w:cs="Courier New" w:hint="default"/>
      </w:rPr>
    </w:lvl>
    <w:lvl w:ilvl="2" w:tplc="04160005" w:tentative="1">
      <w:start w:val="1"/>
      <w:numFmt w:val="bullet"/>
      <w:lvlText w:val=""/>
      <w:lvlJc w:val="left"/>
      <w:pPr>
        <w:ind w:left="2379" w:hanging="360"/>
      </w:pPr>
      <w:rPr>
        <w:rFonts w:ascii="Wingdings" w:hAnsi="Wingdings" w:hint="default"/>
      </w:rPr>
    </w:lvl>
    <w:lvl w:ilvl="3" w:tplc="04160001" w:tentative="1">
      <w:start w:val="1"/>
      <w:numFmt w:val="bullet"/>
      <w:lvlText w:val=""/>
      <w:lvlJc w:val="left"/>
      <w:pPr>
        <w:ind w:left="3099" w:hanging="360"/>
      </w:pPr>
      <w:rPr>
        <w:rFonts w:ascii="Symbol" w:hAnsi="Symbol" w:hint="default"/>
      </w:rPr>
    </w:lvl>
    <w:lvl w:ilvl="4" w:tplc="04160003" w:tentative="1">
      <w:start w:val="1"/>
      <w:numFmt w:val="bullet"/>
      <w:lvlText w:val="o"/>
      <w:lvlJc w:val="left"/>
      <w:pPr>
        <w:ind w:left="3819" w:hanging="360"/>
      </w:pPr>
      <w:rPr>
        <w:rFonts w:ascii="Courier New" w:hAnsi="Courier New" w:cs="Courier New" w:hint="default"/>
      </w:rPr>
    </w:lvl>
    <w:lvl w:ilvl="5" w:tplc="04160005" w:tentative="1">
      <w:start w:val="1"/>
      <w:numFmt w:val="bullet"/>
      <w:lvlText w:val=""/>
      <w:lvlJc w:val="left"/>
      <w:pPr>
        <w:ind w:left="4539" w:hanging="360"/>
      </w:pPr>
      <w:rPr>
        <w:rFonts w:ascii="Wingdings" w:hAnsi="Wingdings" w:hint="default"/>
      </w:rPr>
    </w:lvl>
    <w:lvl w:ilvl="6" w:tplc="04160001" w:tentative="1">
      <w:start w:val="1"/>
      <w:numFmt w:val="bullet"/>
      <w:lvlText w:val=""/>
      <w:lvlJc w:val="left"/>
      <w:pPr>
        <w:ind w:left="5259" w:hanging="360"/>
      </w:pPr>
      <w:rPr>
        <w:rFonts w:ascii="Symbol" w:hAnsi="Symbol" w:hint="default"/>
      </w:rPr>
    </w:lvl>
    <w:lvl w:ilvl="7" w:tplc="04160003" w:tentative="1">
      <w:start w:val="1"/>
      <w:numFmt w:val="bullet"/>
      <w:lvlText w:val="o"/>
      <w:lvlJc w:val="left"/>
      <w:pPr>
        <w:ind w:left="5979" w:hanging="360"/>
      </w:pPr>
      <w:rPr>
        <w:rFonts w:ascii="Courier New" w:hAnsi="Courier New" w:cs="Courier New" w:hint="default"/>
      </w:rPr>
    </w:lvl>
    <w:lvl w:ilvl="8" w:tplc="04160005" w:tentative="1">
      <w:start w:val="1"/>
      <w:numFmt w:val="bullet"/>
      <w:lvlText w:val=""/>
      <w:lvlJc w:val="left"/>
      <w:pPr>
        <w:ind w:left="6699"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os Villas">
    <w15:presenceInfo w15:providerId="Windows Live" w15:userId="26e6d345ef267e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rsids>
    <w:rsidRoot w:val="00616636"/>
    <w:rsid w:val="00331C9E"/>
    <w:rsid w:val="00520879"/>
    <w:rsid w:val="00616636"/>
    <w:rsid w:val="00F77012"/>
    <w:rsid w:val="17C57615"/>
    <w:rsid w:val="67BE75C5"/>
    <w:rsid w:val="6D7A2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9CB6F"/>
  <w15:docId w15:val="{4FAB598B-343D-4E68-8F95-755C7DE9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pt-BR" w:eastAsia="pt-BR"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Arial"/>
      <w:sz w:val="22"/>
      <w:szCs w:val="22"/>
      <w:lang w:val="pt-PT" w:eastAsia="en-US"/>
    </w:rPr>
  </w:style>
  <w:style w:type="paragraph" w:styleId="Ttulo1">
    <w:name w:val="heading 1"/>
    <w:basedOn w:val="Normal"/>
    <w:uiPriority w:val="1"/>
    <w:qFormat/>
    <w:pPr>
      <w:ind w:right="387"/>
      <w:jc w:val="right"/>
      <w:outlineLvl w:val="0"/>
    </w:pPr>
    <w:rPr>
      <w:b/>
      <w:bCs/>
      <w:sz w:val="36"/>
      <w:szCs w:val="36"/>
    </w:rPr>
  </w:style>
  <w:style w:type="paragraph" w:styleId="Ttulo2">
    <w:name w:val="heading 2"/>
    <w:basedOn w:val="Normal"/>
    <w:uiPriority w:val="1"/>
    <w:qFormat/>
    <w:pPr>
      <w:outlineLvl w:val="1"/>
    </w:pPr>
    <w:rPr>
      <w:b/>
      <w:bCs/>
      <w:sz w:val="32"/>
      <w:szCs w:val="32"/>
    </w:rPr>
  </w:style>
  <w:style w:type="paragraph" w:styleId="Ttulo3">
    <w:name w:val="heading 3"/>
    <w:basedOn w:val="Normal"/>
    <w:uiPriority w:val="1"/>
    <w:qFormat/>
    <w:pPr>
      <w:spacing w:line="322" w:lineRule="exact"/>
      <w:jc w:val="right"/>
      <w:outlineLvl w:val="2"/>
    </w:pPr>
    <w:rPr>
      <w:sz w:val="32"/>
      <w:szCs w:val="32"/>
    </w:rPr>
  </w:style>
  <w:style w:type="paragraph" w:styleId="Ttulo4">
    <w:name w:val="heading 4"/>
    <w:basedOn w:val="Normal"/>
    <w:uiPriority w:val="1"/>
    <w:qFormat/>
    <w:pPr>
      <w:outlineLvl w:val="3"/>
    </w:pPr>
    <w:rPr>
      <w:b/>
      <w:bCs/>
      <w:sz w:val="28"/>
      <w:szCs w:val="28"/>
    </w:rPr>
  </w:style>
  <w:style w:type="paragraph" w:styleId="Ttulo5">
    <w:name w:val="heading 5"/>
    <w:basedOn w:val="Normal"/>
    <w:uiPriority w:val="1"/>
    <w:qFormat/>
    <w:pPr>
      <w:ind w:left="1013" w:hanging="708"/>
      <w:outlineLvl w:val="4"/>
    </w:pPr>
    <w:rPr>
      <w:b/>
      <w:bCs/>
      <w:sz w:val="24"/>
      <w:szCs w:val="24"/>
    </w:rPr>
  </w:style>
  <w:style w:type="paragraph" w:styleId="Ttulo6">
    <w:name w:val="heading 6"/>
    <w:basedOn w:val="Normal"/>
    <w:uiPriority w:val="1"/>
    <w:qFormat/>
    <w:pPr>
      <w:ind w:left="305"/>
      <w:outlineLvl w:val="5"/>
    </w:pPr>
    <w:rPr>
      <w:rFonts w:ascii="Calibri Light" w:eastAsia="Calibri Light" w:hAnsi="Calibri Light" w:cs="Calibri Light"/>
      <w:sz w:val="24"/>
      <w:szCs w:val="24"/>
    </w:rPr>
  </w:style>
  <w:style w:type="paragraph" w:styleId="Ttulo7">
    <w:name w:val="heading 7"/>
    <w:basedOn w:val="Normal"/>
    <w:uiPriority w:val="1"/>
    <w:qFormat/>
    <w:pPr>
      <w:ind w:left="305"/>
      <w:outlineLvl w:val="6"/>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qFormat/>
    <w:rPr>
      <w:b/>
      <w:bCs/>
    </w:rPr>
  </w:style>
  <w:style w:type="character" w:styleId="nfase">
    <w:name w:val="Emphasis"/>
    <w:basedOn w:val="Fontepargpadro"/>
    <w:qFormat/>
    <w:rPr>
      <w:i/>
      <w:iCs/>
    </w:rPr>
  </w:style>
  <w:style w:type="paragraph" w:styleId="Sumrio2">
    <w:name w:val="toc 2"/>
    <w:basedOn w:val="Normal"/>
    <w:uiPriority w:val="1"/>
    <w:qFormat/>
    <w:pPr>
      <w:spacing w:before="225"/>
      <w:ind w:left="1185" w:hanging="660"/>
    </w:pPr>
  </w:style>
  <w:style w:type="paragraph" w:styleId="Corpodetexto">
    <w:name w:val="Body Text"/>
    <w:basedOn w:val="Normal"/>
    <w:uiPriority w:val="1"/>
    <w:qFormat/>
  </w:style>
  <w:style w:type="paragraph" w:styleId="NormalWeb">
    <w:name w:val="Normal (Web)"/>
    <w:pPr>
      <w:spacing w:beforeAutospacing="1" w:afterAutospacing="1"/>
    </w:pPr>
    <w:rPr>
      <w:szCs w:val="24"/>
      <w:lang w:val="en-US" w:eastAsia="zh-CN"/>
    </w:rPr>
  </w:style>
  <w:style w:type="paragraph" w:styleId="Sumrio3">
    <w:name w:val="toc 3"/>
    <w:basedOn w:val="Normal"/>
    <w:uiPriority w:val="1"/>
    <w:qFormat/>
    <w:pPr>
      <w:spacing w:before="227"/>
      <w:ind w:left="744"/>
    </w:pPr>
  </w:style>
  <w:style w:type="paragraph" w:styleId="Sumrio1">
    <w:name w:val="toc 1"/>
    <w:basedOn w:val="Normal"/>
    <w:uiPriority w:val="1"/>
    <w:qFormat/>
    <w:pPr>
      <w:spacing w:before="227"/>
      <w:ind w:left="744" w:hanging="439"/>
    </w:p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PargrafodaLista">
    <w:name w:val="List Paragraph"/>
    <w:basedOn w:val="Normal"/>
    <w:uiPriority w:val="1"/>
    <w:qFormat/>
    <w:pPr>
      <w:spacing w:before="124"/>
      <w:ind w:left="665" w:hanging="360"/>
    </w:pPr>
  </w:style>
  <w:style w:type="paragraph" w:customStyle="1" w:styleId="TableParagraph">
    <w:name w:val="Table Paragraph"/>
    <w:basedOn w:val="Normal"/>
    <w:uiPriority w:val="1"/>
    <w:qFormat/>
  </w:style>
  <w:style w:type="character" w:styleId="Refdecomentrio">
    <w:name w:val="annotation reference"/>
    <w:basedOn w:val="Fontepargpadro"/>
    <w:rsid w:val="00F77012"/>
    <w:rPr>
      <w:sz w:val="16"/>
      <w:szCs w:val="16"/>
    </w:rPr>
  </w:style>
  <w:style w:type="paragraph" w:styleId="Textodecomentrio">
    <w:name w:val="annotation text"/>
    <w:basedOn w:val="Normal"/>
    <w:link w:val="TextodecomentrioChar"/>
    <w:rsid w:val="00F77012"/>
    <w:rPr>
      <w:sz w:val="20"/>
      <w:szCs w:val="20"/>
    </w:rPr>
  </w:style>
  <w:style w:type="character" w:customStyle="1" w:styleId="TextodecomentrioChar">
    <w:name w:val="Texto de comentário Char"/>
    <w:basedOn w:val="Fontepargpadro"/>
    <w:link w:val="Textodecomentrio"/>
    <w:rsid w:val="00F77012"/>
    <w:rPr>
      <w:rFonts w:ascii="Arial" w:eastAsia="Arial" w:hAnsi="Arial" w:cs="Arial"/>
      <w:lang w:val="pt-PT" w:eastAsia="en-US"/>
    </w:rPr>
  </w:style>
  <w:style w:type="paragraph" w:styleId="Assuntodocomentrio">
    <w:name w:val="annotation subject"/>
    <w:basedOn w:val="Textodecomentrio"/>
    <w:next w:val="Textodecomentrio"/>
    <w:link w:val="AssuntodocomentrioChar"/>
    <w:rsid w:val="00F77012"/>
    <w:rPr>
      <w:b/>
      <w:bCs/>
    </w:rPr>
  </w:style>
  <w:style w:type="character" w:customStyle="1" w:styleId="AssuntodocomentrioChar">
    <w:name w:val="Assunto do comentário Char"/>
    <w:basedOn w:val="TextodecomentrioChar"/>
    <w:link w:val="Assuntodocomentrio"/>
    <w:rsid w:val="00F77012"/>
    <w:rPr>
      <w:rFonts w:ascii="Arial" w:eastAsia="Arial" w:hAnsi="Arial" w:cs="Arial"/>
      <w:b/>
      <w:bCs/>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1159</Words>
  <Characters>6263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Augusto Baffa</dc:creator>
  <cp:lastModifiedBy>Marcos Villas</cp:lastModifiedBy>
  <cp:revision>2</cp:revision>
  <dcterms:created xsi:type="dcterms:W3CDTF">2024-10-17T11:05:00Z</dcterms:created>
  <dcterms:modified xsi:type="dcterms:W3CDTF">2024-10-24T11:51:00Z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2023-08-25T00:00:00Z</vt:filetime>
  </property>
  <property fmtid="{D5CDD505-2E9C-101B-9397-08002B2CF9AE}" pid="3" name="Creator">
    <vt:lpwstr>Microsoft® Word 2019</vt:lpwstr>
  </property>
  <property fmtid="{D5CDD505-2E9C-101B-9397-08002B2CF9AE}" pid="4" name="LastSaved">
    <vt:filetime>2024-10-17T00:00:00Z</vt:filetime>
  </property>
  <property fmtid="{D5CDD505-2E9C-101B-9397-08002B2CF9AE}" pid="5" name="Producer">
    <vt:lpwstr>Microsoft® Word 2019</vt:lpwstr>
  </property>
  <property fmtid="{D5CDD505-2E9C-101B-9397-08002B2CF9AE}" pid="6" name="KSOProductBuildVer">
    <vt:lpwstr>1046-12.2.0.18607</vt:lpwstr>
  </property>
  <property fmtid="{D5CDD505-2E9C-101B-9397-08002B2CF9AE}" pid="7" name="ICV">
    <vt:lpwstr>30111162E37F40078E8BD947F0027B4C_13</vt:lpwstr>
  </property>
</Properties>
</file>